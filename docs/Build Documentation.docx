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4156" w:rsidRDefault="00582699" w:rsidP="00582699">
      <w:pPr>
        <w:pStyle w:val="Heading1"/>
      </w:pPr>
      <w:r>
        <w:t>Build Documentation</w:t>
      </w:r>
    </w:p>
    <w:p w:rsidR="00582699" w:rsidRDefault="00582699"/>
    <w:p w:rsidR="00582699" w:rsidRDefault="00582699" w:rsidP="0049718E">
      <w:pPr>
        <w:pStyle w:val="Heading2"/>
        <w:numPr>
          <w:ilvl w:val="0"/>
          <w:numId w:val="1"/>
        </w:numPr>
      </w:pPr>
      <w:r>
        <w:t>Intro</w:t>
      </w:r>
    </w:p>
    <w:p w:rsidR="00582699" w:rsidRDefault="00582699" w:rsidP="00582699"/>
    <w:p w:rsidR="00582699" w:rsidRDefault="00582699" w:rsidP="00582699">
      <w:r>
        <w:t>This document is to describe structure, design and assumptions made in the creation of the Contact Tracing model through the SCRC/RAMP collaboration.</w:t>
      </w:r>
    </w:p>
    <w:p w:rsidR="00344156" w:rsidRDefault="00344156" w:rsidP="00582699"/>
    <w:p w:rsidR="00344156" w:rsidRDefault="00344156" w:rsidP="00582699">
      <w:r>
        <w:t>This model using a SE</w:t>
      </w:r>
      <w:r w:rsidRPr="00344156">
        <w:rPr>
          <w:vertAlign w:val="subscript"/>
        </w:rPr>
        <w:t>1</w:t>
      </w:r>
      <w:r>
        <w:t>E</w:t>
      </w:r>
      <w:r w:rsidRPr="00344156">
        <w:rPr>
          <w:vertAlign w:val="subscript"/>
        </w:rPr>
        <w:t>2</w:t>
      </w:r>
      <w:r>
        <w:t>I</w:t>
      </w:r>
      <w:r w:rsidRPr="00344156">
        <w:rPr>
          <w:vertAlign w:val="subscript"/>
        </w:rPr>
        <w:t>a</w:t>
      </w:r>
      <w:r>
        <w:t>I</w:t>
      </w:r>
      <w:r w:rsidRPr="00344156">
        <w:rPr>
          <w:vertAlign w:val="subscript"/>
        </w:rPr>
        <w:t>s</w:t>
      </w:r>
      <w:r>
        <w:t>RD model with the following transitions allowed:</w:t>
      </w:r>
    </w:p>
    <w:p w:rsidR="00344156" w:rsidRDefault="00344156" w:rsidP="00582699"/>
    <w:p w:rsidR="00CE088D" w:rsidRDefault="0049718E" w:rsidP="00CE088D">
      <w:pPr>
        <w:pStyle w:val="Caption"/>
        <w:jc w:val="center"/>
      </w:pPr>
      <w:bookmarkStart w:id="0" w:name="_Ref41498128"/>
      <w:r>
        <w:rPr>
          <w:noProof/>
        </w:rPr>
        <w:drawing>
          <wp:inline distT="0" distB="0" distL="0" distR="0">
            <wp:extent cx="4702629" cy="154738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5-27 at 17.04.37.png"/>
                    <pic:cNvPicPr/>
                  </pic:nvPicPr>
                  <pic:blipFill>
                    <a:blip r:embed="rId6">
                      <a:extLst>
                        <a:ext uri="{28A0092B-C50C-407E-A947-70E740481C1C}">
                          <a14:useLocalDpi xmlns:a14="http://schemas.microsoft.com/office/drawing/2010/main" val="0"/>
                        </a:ext>
                      </a:extLst>
                    </a:blip>
                    <a:stretch>
                      <a:fillRect/>
                    </a:stretch>
                  </pic:blipFill>
                  <pic:spPr>
                    <a:xfrm>
                      <a:off x="0" y="0"/>
                      <a:ext cx="4726813" cy="1555342"/>
                    </a:xfrm>
                    <a:prstGeom prst="rect">
                      <a:avLst/>
                    </a:prstGeom>
                  </pic:spPr>
                </pic:pic>
              </a:graphicData>
            </a:graphic>
          </wp:inline>
        </w:drawing>
      </w:r>
    </w:p>
    <w:p w:rsidR="00344156" w:rsidRDefault="0049718E" w:rsidP="00CE088D">
      <w:pPr>
        <w:pStyle w:val="Caption"/>
        <w:jc w:val="center"/>
      </w:pPr>
      <w:r>
        <w:t xml:space="preserve">Figure </w:t>
      </w:r>
      <w:fldSimple w:instr=" SEQ Figure \* ARABIC ">
        <w:r w:rsidR="0087127F">
          <w:rPr>
            <w:noProof/>
          </w:rPr>
          <w:t>1</w:t>
        </w:r>
      </w:fldSimple>
      <w:bookmarkEnd w:id="0"/>
      <w:r>
        <w:t xml:space="preserve"> the compartment model</w:t>
      </w:r>
    </w:p>
    <w:p w:rsidR="00344156" w:rsidRDefault="00344156" w:rsidP="00582699"/>
    <w:p w:rsidR="0049718E" w:rsidRDefault="0049718E" w:rsidP="00582699">
      <w:r>
        <w:t>S – Susceptible – the default condition</w:t>
      </w:r>
    </w:p>
    <w:p w:rsidR="0049718E" w:rsidRDefault="0049718E" w:rsidP="00582699">
      <w:r>
        <w:t>E</w:t>
      </w:r>
      <w:r w:rsidRPr="0049718E">
        <w:rPr>
          <w:vertAlign w:val="subscript"/>
        </w:rPr>
        <w:t>1</w:t>
      </w:r>
      <w:r>
        <w:t xml:space="preserve"> – Exposed, but not infectious</w:t>
      </w:r>
    </w:p>
    <w:p w:rsidR="0049718E" w:rsidRDefault="0049718E" w:rsidP="00582699">
      <w:r>
        <w:t>E</w:t>
      </w:r>
      <w:r w:rsidRPr="0049718E">
        <w:rPr>
          <w:vertAlign w:val="subscript"/>
        </w:rPr>
        <w:t>2</w:t>
      </w:r>
      <w:r>
        <w:t xml:space="preserve"> – Exposed, infectious, but not detectable by a test</w:t>
      </w:r>
    </w:p>
    <w:p w:rsidR="0049718E" w:rsidRDefault="0049718E" w:rsidP="00582699">
      <w:r>
        <w:t>I</w:t>
      </w:r>
      <w:r w:rsidRPr="0049718E">
        <w:rPr>
          <w:vertAlign w:val="subscript"/>
        </w:rPr>
        <w:t>a</w:t>
      </w:r>
      <w:r>
        <w:t xml:space="preserve"> – Infected and asymptomatic, will test positive</w:t>
      </w:r>
    </w:p>
    <w:p w:rsidR="0049718E" w:rsidRDefault="0049718E" w:rsidP="00582699">
      <w:r>
        <w:t>I</w:t>
      </w:r>
      <w:r w:rsidRPr="0049718E">
        <w:rPr>
          <w:vertAlign w:val="subscript"/>
        </w:rPr>
        <w:t>s</w:t>
      </w:r>
      <w:r>
        <w:t xml:space="preserve"> – Infected and symptomatic, will test positive</w:t>
      </w:r>
    </w:p>
    <w:p w:rsidR="0049718E" w:rsidRDefault="0049718E" w:rsidP="00582699">
      <w:r>
        <w:t>R – Recovered</w:t>
      </w:r>
    </w:p>
    <w:p w:rsidR="0049718E" w:rsidRDefault="0049718E" w:rsidP="00582699">
      <w:r>
        <w:t>D – Dead</w:t>
      </w:r>
    </w:p>
    <w:p w:rsidR="0049718E" w:rsidRDefault="0049718E" w:rsidP="00582699"/>
    <w:p w:rsidR="0049718E" w:rsidRDefault="0049718E" w:rsidP="00582699">
      <w:r>
        <w:t xml:space="preserve">The progression through these transitions will be discussed throughout this document. </w:t>
      </w:r>
    </w:p>
    <w:p w:rsidR="0049718E" w:rsidRDefault="0049718E" w:rsidP="00582699"/>
    <w:p w:rsidR="00EF6820" w:rsidRDefault="00EF6820" w:rsidP="00EF6820"/>
    <w:p w:rsidR="00EF6820" w:rsidRDefault="00EF6820" w:rsidP="00EF6820">
      <w:pPr>
        <w:pStyle w:val="Heading2"/>
        <w:numPr>
          <w:ilvl w:val="0"/>
          <w:numId w:val="1"/>
        </w:numPr>
      </w:pPr>
      <w:bookmarkStart w:id="1" w:name="_Ref41478487"/>
      <w:r>
        <w:t>Inputs</w:t>
      </w:r>
      <w:bookmarkEnd w:id="1"/>
    </w:p>
    <w:p w:rsidR="00EF6820" w:rsidRDefault="00EF6820" w:rsidP="00EF6820"/>
    <w:p w:rsidR="00EF6820" w:rsidRDefault="00EF6820" w:rsidP="00EF6820">
      <w:r>
        <w:t xml:space="preserve">The inputs are contained in the /inputs folder. They are in two formats, CSV and JSON. </w:t>
      </w:r>
    </w:p>
    <w:p w:rsidR="00EF6820" w:rsidRDefault="00EF6820" w:rsidP="00EF6820"/>
    <w:p w:rsidR="00EF6820" w:rsidRDefault="00EF6820" w:rsidP="00EF6820">
      <w:pPr>
        <w:pStyle w:val="Heading3"/>
        <w:numPr>
          <w:ilvl w:val="1"/>
          <w:numId w:val="1"/>
        </w:numPr>
      </w:pPr>
      <w:r>
        <w:t>Contacts.csv</w:t>
      </w:r>
    </w:p>
    <w:p w:rsidR="00EF6820" w:rsidRPr="000C32A4" w:rsidRDefault="00EF6820" w:rsidP="00EF6820">
      <w:r>
        <w:t xml:space="preserve">The contact data is a CSV file contain network data that shows contacts between nodes in the network. The columns are time, from, to and weight. An example can be shown in </w:t>
      </w:r>
      <w:r>
        <w:fldChar w:fldCharType="begin"/>
      </w:r>
      <w:r>
        <w:instrText xml:space="preserve"> REF _Ref41478459 \h </w:instrText>
      </w:r>
      <w:r>
        <w:fldChar w:fldCharType="separate"/>
      </w:r>
      <w:r w:rsidR="0087127F">
        <w:t xml:space="preserve">Figure </w:t>
      </w:r>
      <w:r w:rsidR="0087127F">
        <w:rPr>
          <w:noProof/>
        </w:rPr>
        <w:t>2</w:t>
      </w:r>
      <w:r>
        <w:fldChar w:fldCharType="end"/>
      </w:r>
      <w:r>
        <w:t xml:space="preserve">. The to and from fields are the ids of the nodes in contact. The weight field is a measure of the duration, intensity or proximity of the contact. This is dimensionless number and is used for determining the spread of the infection and is used for filtering the contacts should a node be alerted. NB. The time and nodes in the CSV file are indexed from 1, the code subtracts 1 so they are zero indexed. </w:t>
      </w:r>
    </w:p>
    <w:p w:rsidR="00EF6820" w:rsidRDefault="00EF6820" w:rsidP="00EF6820"/>
    <w:p w:rsidR="00EF6820" w:rsidRDefault="00EF6820" w:rsidP="00EF6820">
      <w:pPr>
        <w:keepNext/>
        <w:jc w:val="center"/>
      </w:pPr>
      <w:r>
        <w:rPr>
          <w:noProof/>
        </w:rPr>
        <w:lastRenderedPageBreak/>
        <w:drawing>
          <wp:inline distT="0" distB="0" distL="0" distR="0" wp14:anchorId="1C13AB24" wp14:editId="39993C93">
            <wp:extent cx="2682910" cy="211808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5-27 at 13.26.34.png"/>
                    <pic:cNvPicPr/>
                  </pic:nvPicPr>
                  <pic:blipFill>
                    <a:blip r:embed="rId7">
                      <a:extLst>
                        <a:ext uri="{28A0092B-C50C-407E-A947-70E740481C1C}">
                          <a14:useLocalDpi xmlns:a14="http://schemas.microsoft.com/office/drawing/2010/main" val="0"/>
                        </a:ext>
                      </a:extLst>
                    </a:blip>
                    <a:stretch>
                      <a:fillRect/>
                    </a:stretch>
                  </pic:blipFill>
                  <pic:spPr>
                    <a:xfrm>
                      <a:off x="0" y="0"/>
                      <a:ext cx="2688804" cy="2122740"/>
                    </a:xfrm>
                    <a:prstGeom prst="rect">
                      <a:avLst/>
                    </a:prstGeom>
                  </pic:spPr>
                </pic:pic>
              </a:graphicData>
            </a:graphic>
          </wp:inline>
        </w:drawing>
      </w:r>
    </w:p>
    <w:p w:rsidR="00EF6820" w:rsidRDefault="00EF6820" w:rsidP="00EF6820">
      <w:pPr>
        <w:pStyle w:val="Caption"/>
        <w:jc w:val="center"/>
      </w:pPr>
      <w:bookmarkStart w:id="2" w:name="_Ref41478459"/>
      <w:r>
        <w:t xml:space="preserve">Figure </w:t>
      </w:r>
      <w:fldSimple w:instr=" SEQ Figure \* ARABIC ">
        <w:r w:rsidR="0087127F">
          <w:rPr>
            <w:noProof/>
          </w:rPr>
          <w:t>2</w:t>
        </w:r>
      </w:fldSimple>
      <w:bookmarkEnd w:id="2"/>
      <w:r>
        <w:t xml:space="preserve"> Contacts.csv</w:t>
      </w:r>
      <w:r>
        <w:rPr>
          <w:noProof/>
        </w:rPr>
        <w:t xml:space="preserve"> example</w:t>
      </w:r>
    </w:p>
    <w:p w:rsidR="00EF6820" w:rsidRDefault="00EF6820" w:rsidP="00EF6820"/>
    <w:p w:rsidR="00EF6820" w:rsidRDefault="00EF6820" w:rsidP="00EF6820">
      <w:pPr>
        <w:pStyle w:val="Heading3"/>
        <w:numPr>
          <w:ilvl w:val="1"/>
          <w:numId w:val="1"/>
        </w:numPr>
      </w:pPr>
      <w:r>
        <w:t>DiseaseSettings.json</w:t>
      </w:r>
    </w:p>
    <w:p w:rsidR="00EF6820" w:rsidRDefault="00EF6820" w:rsidP="00EF6820">
      <w:pPr>
        <w:keepNext/>
      </w:pPr>
    </w:p>
    <w:p w:rsidR="00EF6820" w:rsidRDefault="00EF6820" w:rsidP="00EF6820">
      <w:pPr>
        <w:keepNext/>
      </w:pPr>
      <w:r>
        <w:fldChar w:fldCharType="begin"/>
      </w:r>
      <w:r>
        <w:instrText xml:space="preserve"> REF _Ref41478904 \h </w:instrText>
      </w:r>
      <w:r>
        <w:fldChar w:fldCharType="separate"/>
      </w:r>
      <w:r w:rsidR="0087127F">
        <w:t xml:space="preserve">Figure </w:t>
      </w:r>
      <w:r w:rsidR="0087127F">
        <w:rPr>
          <w:noProof/>
        </w:rPr>
        <w:t>3</w:t>
      </w:r>
      <w:r>
        <w:fldChar w:fldCharType="end"/>
      </w:r>
      <w:r>
        <w:t xml:space="preserve"> shows the contents of the disease properties file. It shows the mean and max times between compartments of the disease. These are used to vary the propagation between nodes. These values are used with the random number generator to produce distributions based on the progression distribution field. The values for this can be GAUSSIAN, LINEAR, EXPONENTIAL or FLAT. NB LINEAR uses a uniform distribution and FLAT returns the mean. </w:t>
      </w:r>
    </w:p>
    <w:p w:rsidR="00EF6820" w:rsidRDefault="00EF6820" w:rsidP="00EF6820">
      <w:pPr>
        <w:keepNext/>
      </w:pPr>
    </w:p>
    <w:p w:rsidR="00EF6820" w:rsidRDefault="00EF6820" w:rsidP="00EF6820">
      <w:pPr>
        <w:keepNext/>
      </w:pPr>
      <w:r>
        <w:t>Exposure threshold is a minimum exposure value that is used to determine if the contact is close enough to spread the infection. This works as a high pass filter value with the weight field.</w:t>
      </w:r>
    </w:p>
    <w:p w:rsidR="00EF6820" w:rsidRDefault="00EF6820" w:rsidP="00EF6820">
      <w:pPr>
        <w:keepNext/>
      </w:pPr>
    </w:p>
    <w:p w:rsidR="00EF6820" w:rsidRDefault="00EF6820" w:rsidP="00EF6820">
      <w:pPr>
        <w:keepNext/>
      </w:pPr>
      <w:r>
        <w:t xml:space="preserve">Exposure tuning is used to scale the weight factor when an exposure occurs. </w:t>
      </w:r>
      <w:r w:rsidR="00030EDF">
        <w:t>So,</w:t>
      </w:r>
      <w:r>
        <w:t xml:space="preserve"> if two people interact with the possibility of infection spreading the chance of the spread occurring can be modified by dividing the contact weight by the tuning value. </w:t>
      </w:r>
    </w:p>
    <w:p w:rsidR="00EF6820" w:rsidRDefault="00EF6820" w:rsidP="00EF6820">
      <w:pPr>
        <w:keepNext/>
      </w:pPr>
    </w:p>
    <w:p w:rsidR="00EF6820" w:rsidRDefault="00EF6820" w:rsidP="00EF6820">
      <w:pPr>
        <w:keepNext/>
      </w:pPr>
      <w:r>
        <w:t xml:space="preserve">Random Exposure: this allows a proportion of the population to be randomly exposed from </w:t>
      </w:r>
      <w:r w:rsidR="0087127F">
        <w:t>outside</w:t>
      </w:r>
      <w:r>
        <w:t xml:space="preserve"> the network. This is to simulate people from outside the network interacting. This is</w:t>
      </w:r>
      <w:r w:rsidR="0087127F">
        <w:t xml:space="preserve"> </w:t>
      </w:r>
      <w:r>
        <w:lastRenderedPageBreak/>
        <w:t>the probability per person, per timestep. So, 0.05 is 5 people in a population of 100 per day. This value is likely to be much smaller tha</w:t>
      </w:r>
      <w:r w:rsidR="0087127F">
        <w:t>n</w:t>
      </w:r>
      <w:r>
        <w:t xml:space="preserve"> 0.05.</w:t>
      </w:r>
    </w:p>
    <w:p w:rsidR="0087127F" w:rsidRDefault="0087127F" w:rsidP="00EF6820">
      <w:pPr>
        <w:keepNext/>
      </w:pPr>
    </w:p>
    <w:p w:rsidR="00EF6820" w:rsidRDefault="00EF6820" w:rsidP="00EF6820">
      <w:pPr>
        <w:keepNext/>
        <w:jc w:val="center"/>
      </w:pPr>
    </w:p>
    <w:p w:rsidR="00EF6820" w:rsidRDefault="0087127F" w:rsidP="00EF6820">
      <w:pPr>
        <w:keepNext/>
        <w:jc w:val="center"/>
      </w:pPr>
      <w:r>
        <w:rPr>
          <w:noProof/>
        </w:rPr>
        <w:drawing>
          <wp:inline distT="0" distB="0" distL="0" distR="0" wp14:anchorId="40BCE40C" wp14:editId="29857D0C">
            <wp:extent cx="2921572" cy="265136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5-27 at 13.33.10.png"/>
                    <pic:cNvPicPr/>
                  </pic:nvPicPr>
                  <pic:blipFill>
                    <a:blip r:embed="rId8">
                      <a:extLst>
                        <a:ext uri="{28A0092B-C50C-407E-A947-70E740481C1C}">
                          <a14:useLocalDpi xmlns:a14="http://schemas.microsoft.com/office/drawing/2010/main" val="0"/>
                        </a:ext>
                      </a:extLst>
                    </a:blip>
                    <a:stretch>
                      <a:fillRect/>
                    </a:stretch>
                  </pic:blipFill>
                  <pic:spPr>
                    <a:xfrm>
                      <a:off x="0" y="0"/>
                      <a:ext cx="2928252" cy="2657431"/>
                    </a:xfrm>
                    <a:prstGeom prst="rect">
                      <a:avLst/>
                    </a:prstGeom>
                  </pic:spPr>
                </pic:pic>
              </a:graphicData>
            </a:graphic>
          </wp:inline>
        </w:drawing>
      </w:r>
    </w:p>
    <w:p w:rsidR="00EF6820" w:rsidRDefault="00EF6820" w:rsidP="00EF6820">
      <w:pPr>
        <w:pStyle w:val="Caption"/>
        <w:jc w:val="center"/>
      </w:pPr>
      <w:bookmarkStart w:id="3" w:name="_Ref41478904"/>
      <w:bookmarkStart w:id="4" w:name="_Ref41478881"/>
      <w:r>
        <w:t xml:space="preserve">Figure </w:t>
      </w:r>
      <w:fldSimple w:instr=" SEQ Figure \* ARABIC ">
        <w:r w:rsidR="0087127F">
          <w:rPr>
            <w:noProof/>
          </w:rPr>
          <w:t>3</w:t>
        </w:r>
      </w:fldSimple>
      <w:bookmarkEnd w:id="3"/>
      <w:r>
        <w:t xml:space="preserve"> the diseaseSettings.json file</w:t>
      </w:r>
      <w:bookmarkEnd w:id="4"/>
    </w:p>
    <w:p w:rsidR="00EF6820" w:rsidRPr="000C32A4" w:rsidRDefault="00EF6820" w:rsidP="00EF6820"/>
    <w:p w:rsidR="00EF6820" w:rsidRDefault="00EF6820" w:rsidP="00EF6820">
      <w:pPr>
        <w:pStyle w:val="Heading3"/>
        <w:numPr>
          <w:ilvl w:val="1"/>
          <w:numId w:val="1"/>
        </w:numPr>
      </w:pPr>
      <w:r>
        <w:t>PopulationSettings.json</w:t>
      </w:r>
    </w:p>
    <w:p w:rsidR="00EF6820" w:rsidRDefault="00EF6820" w:rsidP="00EF6820"/>
    <w:p w:rsidR="00EF6820" w:rsidRDefault="00EF6820" w:rsidP="00EF6820">
      <w:r>
        <w:t xml:space="preserve">An example of the population input can be seen in </w:t>
      </w:r>
      <w:r>
        <w:fldChar w:fldCharType="begin"/>
      </w:r>
      <w:r>
        <w:instrText xml:space="preserve"> REF _Ref41490464 \h </w:instrText>
      </w:r>
      <w:r>
        <w:fldChar w:fldCharType="separate"/>
      </w:r>
      <w:r w:rsidR="0087127F">
        <w:t xml:space="preserve">Figure </w:t>
      </w:r>
      <w:r w:rsidR="0087127F">
        <w:rPr>
          <w:noProof/>
        </w:rPr>
        <w:t>4</w:t>
      </w:r>
      <w:r>
        <w:fldChar w:fldCharType="end"/>
      </w:r>
      <w:r>
        <w:t xml:space="preserve">. This file contains three variables. </w:t>
      </w:r>
    </w:p>
    <w:p w:rsidR="00EF6820" w:rsidRDefault="00EF6820" w:rsidP="00EF6820"/>
    <w:p w:rsidR="00EF6820" w:rsidRDefault="00EF6820" w:rsidP="00EF6820">
      <w:r>
        <w:t>Population ages: this is a range of ages that make up a proportion of the population, the proportion is given in the population distribution variable</w:t>
      </w:r>
    </w:p>
    <w:p w:rsidR="00EF6820" w:rsidRDefault="00EF6820" w:rsidP="00EF6820"/>
    <w:p w:rsidR="00EF6820" w:rsidRDefault="00EF6820" w:rsidP="00EF6820">
      <w:r>
        <w:t xml:space="preserve">Population distribution: this is the fractional proportion of the population that are in the group. </w:t>
      </w:r>
    </w:p>
    <w:p w:rsidR="00EF6820" w:rsidRDefault="00EF6820" w:rsidP="00EF6820"/>
    <w:p w:rsidR="00EF6820" w:rsidRDefault="00EF6820" w:rsidP="00EF6820">
      <w:r>
        <w:t xml:space="preserve">NB. Both population ages and distribution have to have 5 bins labelled from 0-4. </w:t>
      </w:r>
    </w:p>
    <w:p w:rsidR="00EF6820" w:rsidRDefault="00EF6820" w:rsidP="00EF6820"/>
    <w:p w:rsidR="00EF6820" w:rsidRDefault="00EF6820" w:rsidP="00EF6820">
      <w:r>
        <w:t xml:space="preserve">Gender balance: this is the ratio of men:women, so there are 99 men for every 100 women in this example. This data has been taken from Index Mundi. </w:t>
      </w:r>
    </w:p>
    <w:p w:rsidR="00EF6820" w:rsidRDefault="00EF6820" w:rsidP="00EF6820">
      <w:pPr>
        <w:keepNext/>
        <w:jc w:val="center"/>
      </w:pPr>
      <w:r>
        <w:rPr>
          <w:noProof/>
        </w:rPr>
        <w:lastRenderedPageBreak/>
        <w:drawing>
          <wp:inline distT="0" distB="0" distL="0" distR="0" wp14:anchorId="78953EF5" wp14:editId="109D295A">
            <wp:extent cx="1543976" cy="4115219"/>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5-27 at 16.46.14.png"/>
                    <pic:cNvPicPr/>
                  </pic:nvPicPr>
                  <pic:blipFill>
                    <a:blip r:embed="rId9">
                      <a:extLst>
                        <a:ext uri="{28A0092B-C50C-407E-A947-70E740481C1C}">
                          <a14:useLocalDpi xmlns:a14="http://schemas.microsoft.com/office/drawing/2010/main" val="0"/>
                        </a:ext>
                      </a:extLst>
                    </a:blip>
                    <a:stretch>
                      <a:fillRect/>
                    </a:stretch>
                  </pic:blipFill>
                  <pic:spPr>
                    <a:xfrm>
                      <a:off x="0" y="0"/>
                      <a:ext cx="1550920" cy="4133728"/>
                    </a:xfrm>
                    <a:prstGeom prst="rect">
                      <a:avLst/>
                    </a:prstGeom>
                  </pic:spPr>
                </pic:pic>
              </a:graphicData>
            </a:graphic>
          </wp:inline>
        </w:drawing>
      </w:r>
    </w:p>
    <w:p w:rsidR="00EF6820" w:rsidRDefault="00EF6820" w:rsidP="00EF6820">
      <w:pPr>
        <w:pStyle w:val="Caption"/>
        <w:jc w:val="center"/>
      </w:pPr>
      <w:bookmarkStart w:id="5" w:name="_Ref41490464"/>
      <w:r>
        <w:t xml:space="preserve">Figure </w:t>
      </w:r>
      <w:fldSimple w:instr=" SEQ Figure \* ARABIC ">
        <w:r w:rsidR="0087127F">
          <w:rPr>
            <w:noProof/>
          </w:rPr>
          <w:t>4</w:t>
        </w:r>
      </w:fldSimple>
      <w:bookmarkEnd w:id="5"/>
      <w:r>
        <w:t xml:space="preserve"> the population input</w:t>
      </w:r>
    </w:p>
    <w:p w:rsidR="00EF6820" w:rsidRPr="000C32A4" w:rsidRDefault="00EF6820" w:rsidP="00EF6820"/>
    <w:p w:rsidR="00EF6820" w:rsidRDefault="00EF6820" w:rsidP="00EF6820">
      <w:pPr>
        <w:pStyle w:val="Heading3"/>
        <w:numPr>
          <w:ilvl w:val="1"/>
          <w:numId w:val="1"/>
        </w:numPr>
      </w:pPr>
      <w:r>
        <w:t>RunSettings.json</w:t>
      </w:r>
    </w:p>
    <w:p w:rsidR="00EF6820" w:rsidRDefault="00EF6820" w:rsidP="00EF6820"/>
    <w:p w:rsidR="00EF6820" w:rsidRDefault="00EF6820" w:rsidP="00EF6820">
      <w:r>
        <w:t xml:space="preserve">The run settings file contains the main fields that a user may want to change. </w:t>
      </w:r>
    </w:p>
    <w:p w:rsidR="00EF6820" w:rsidRDefault="00EF6820" w:rsidP="00EF6820"/>
    <w:p w:rsidR="00EF6820" w:rsidRDefault="00EF6820" w:rsidP="00EF6820">
      <w:r>
        <w:t xml:space="preserve">Population size: the number of nodes in a network. This can be larger or smaller than the number of people in the contact network. </w:t>
      </w:r>
    </w:p>
    <w:p w:rsidR="00EF6820" w:rsidRDefault="00EF6820" w:rsidP="00EF6820"/>
    <w:p w:rsidR="00EF6820" w:rsidRDefault="00EF6820" w:rsidP="00EF6820">
      <w:r>
        <w:t xml:space="preserve">Time Limit: this is an absolute limit for how long the simulation will go on in timesteps. </w:t>
      </w:r>
    </w:p>
    <w:p w:rsidR="00EF6820" w:rsidRDefault="00EF6820" w:rsidP="00EF6820"/>
    <w:p w:rsidR="00EF6820" w:rsidRDefault="00EF6820" w:rsidP="00EF6820">
      <w:r>
        <w:t xml:space="preserve">Infected: the number of the population initially infected at t=0. Must be greater than 0. </w:t>
      </w:r>
    </w:p>
    <w:p w:rsidR="00EF6820" w:rsidRDefault="00EF6820" w:rsidP="00EF6820"/>
    <w:p w:rsidR="00EF6820" w:rsidRDefault="00EF6820" w:rsidP="00EF6820">
      <w:r>
        <w:t xml:space="preserve">Seed: the seed for the random number generator. Will be modified by the command line argument if included. This ensure a reproducible output. </w:t>
      </w:r>
    </w:p>
    <w:p w:rsidR="00EF6820" w:rsidRDefault="00EF6820" w:rsidP="00EF6820"/>
    <w:p w:rsidR="00EF6820" w:rsidRDefault="00EF6820" w:rsidP="00EF6820">
      <w:r>
        <w:t xml:space="preserve">Steady state: if there are still active infections when the contact data has been processed, the steady state flag enables the active cases to reach a resolution (recovered or dead) with no further random infections occurring. </w:t>
      </w:r>
    </w:p>
    <w:p w:rsidR="00EF6820" w:rsidRDefault="00EF6820" w:rsidP="00EF6820"/>
    <w:p w:rsidR="00EF6820" w:rsidRDefault="00EF6820" w:rsidP="00EF6820">
      <w:r>
        <w:t xml:space="preserve">Contacts file: points to the CSV file being used in this run. </w:t>
      </w:r>
    </w:p>
    <w:p w:rsidR="00EF6820" w:rsidRDefault="00EF6820" w:rsidP="00EF6820">
      <w:pPr>
        <w:keepNext/>
        <w:jc w:val="center"/>
      </w:pPr>
      <w:r>
        <w:rPr>
          <w:noProof/>
        </w:rPr>
        <w:lastRenderedPageBreak/>
        <w:drawing>
          <wp:inline distT="0" distB="0" distL="0" distR="0" wp14:anchorId="78482E58" wp14:editId="0426DF35">
            <wp:extent cx="2501760" cy="1328574"/>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5-27 at 16.52.00.png"/>
                    <pic:cNvPicPr/>
                  </pic:nvPicPr>
                  <pic:blipFill>
                    <a:blip r:embed="rId10">
                      <a:extLst>
                        <a:ext uri="{28A0092B-C50C-407E-A947-70E740481C1C}">
                          <a14:useLocalDpi xmlns:a14="http://schemas.microsoft.com/office/drawing/2010/main" val="0"/>
                        </a:ext>
                      </a:extLst>
                    </a:blip>
                    <a:stretch>
                      <a:fillRect/>
                    </a:stretch>
                  </pic:blipFill>
                  <pic:spPr>
                    <a:xfrm>
                      <a:off x="0" y="0"/>
                      <a:ext cx="2506393" cy="1331034"/>
                    </a:xfrm>
                    <a:prstGeom prst="rect">
                      <a:avLst/>
                    </a:prstGeom>
                  </pic:spPr>
                </pic:pic>
              </a:graphicData>
            </a:graphic>
          </wp:inline>
        </w:drawing>
      </w:r>
    </w:p>
    <w:p w:rsidR="00EF6820" w:rsidRDefault="00EF6820" w:rsidP="00EF6820">
      <w:pPr>
        <w:pStyle w:val="Caption"/>
        <w:jc w:val="center"/>
      </w:pPr>
      <w:r>
        <w:t xml:space="preserve">Figure </w:t>
      </w:r>
      <w:fldSimple w:instr=" SEQ Figure \* ARABIC ">
        <w:r w:rsidR="0087127F">
          <w:rPr>
            <w:noProof/>
          </w:rPr>
          <w:t>5</w:t>
        </w:r>
      </w:fldSimple>
      <w:r>
        <w:t xml:space="preserve"> the run settings file</w:t>
      </w:r>
    </w:p>
    <w:p w:rsidR="00EF6820" w:rsidRDefault="00EF6820" w:rsidP="00EF6820">
      <w:pPr>
        <w:pStyle w:val="Caption"/>
        <w:jc w:val="center"/>
      </w:pPr>
    </w:p>
    <w:p w:rsidR="0049718E" w:rsidRDefault="0049718E" w:rsidP="00582699"/>
    <w:p w:rsidR="0049718E" w:rsidRDefault="002E5D56" w:rsidP="002E5D56">
      <w:pPr>
        <w:pStyle w:val="Heading2"/>
        <w:numPr>
          <w:ilvl w:val="0"/>
          <w:numId w:val="1"/>
        </w:numPr>
      </w:pPr>
      <w:r>
        <w:t>Virus and Alert Statuses</w:t>
      </w:r>
    </w:p>
    <w:p w:rsidR="002E5D56" w:rsidRDefault="002E5D56" w:rsidP="002E5D56"/>
    <w:p w:rsidR="0087127F" w:rsidRDefault="002E5D56" w:rsidP="00CE088D">
      <w:pPr>
        <w:pStyle w:val="Caption"/>
        <w:jc w:val="center"/>
      </w:pPr>
      <w:r>
        <w:t xml:space="preserve">Following the schema described in </w:t>
      </w:r>
      <w:r>
        <w:fldChar w:fldCharType="begin"/>
      </w:r>
      <w:r>
        <w:instrText xml:space="preserve"> REF _Ref41498128 \h </w:instrText>
      </w:r>
      <w:r>
        <w:fldChar w:fldCharType="separate"/>
      </w:r>
      <w:r w:rsidR="0087127F">
        <w:rPr>
          <w:noProof/>
        </w:rPr>
        <w:drawing>
          <wp:inline distT="0" distB="0" distL="0" distR="0" wp14:anchorId="18FBC754" wp14:editId="0E1AABA0">
            <wp:extent cx="4702629" cy="1547384"/>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5-27 at 17.04.37.png"/>
                    <pic:cNvPicPr/>
                  </pic:nvPicPr>
                  <pic:blipFill>
                    <a:blip r:embed="rId6">
                      <a:extLst>
                        <a:ext uri="{28A0092B-C50C-407E-A947-70E740481C1C}">
                          <a14:useLocalDpi xmlns:a14="http://schemas.microsoft.com/office/drawing/2010/main" val="0"/>
                        </a:ext>
                      </a:extLst>
                    </a:blip>
                    <a:stretch>
                      <a:fillRect/>
                    </a:stretch>
                  </pic:blipFill>
                  <pic:spPr>
                    <a:xfrm>
                      <a:off x="0" y="0"/>
                      <a:ext cx="4726813" cy="1555342"/>
                    </a:xfrm>
                    <a:prstGeom prst="rect">
                      <a:avLst/>
                    </a:prstGeom>
                  </pic:spPr>
                </pic:pic>
              </a:graphicData>
            </a:graphic>
          </wp:inline>
        </w:drawing>
      </w:r>
    </w:p>
    <w:p w:rsidR="002E5D56" w:rsidRDefault="0087127F" w:rsidP="002E5D56">
      <w:r>
        <w:t xml:space="preserve">Figure </w:t>
      </w:r>
      <w:r>
        <w:rPr>
          <w:noProof/>
        </w:rPr>
        <w:t>1</w:t>
      </w:r>
      <w:r w:rsidR="002E5D56">
        <w:fldChar w:fldCharType="end"/>
      </w:r>
      <w:r w:rsidR="002E5D56">
        <w:t xml:space="preserve"> the status of the virus infections in the code is referred to by an enumeration called Virus Status, which has the options:</w:t>
      </w:r>
    </w:p>
    <w:p w:rsidR="002E5D56" w:rsidRDefault="002E5D56" w:rsidP="002E5D56">
      <w:pPr>
        <w:pStyle w:val="ListParagraph"/>
        <w:numPr>
          <w:ilvl w:val="0"/>
          <w:numId w:val="7"/>
        </w:numPr>
      </w:pPr>
      <w:r>
        <w:t>SUSCEPTIBLE</w:t>
      </w:r>
    </w:p>
    <w:p w:rsidR="002E5D56" w:rsidRDefault="002E5D56" w:rsidP="002E5D56">
      <w:pPr>
        <w:pStyle w:val="ListParagraph"/>
        <w:numPr>
          <w:ilvl w:val="0"/>
          <w:numId w:val="7"/>
        </w:numPr>
      </w:pPr>
      <w:r>
        <w:t>EXPOSED</w:t>
      </w:r>
    </w:p>
    <w:p w:rsidR="002E5D56" w:rsidRDefault="002E5D56" w:rsidP="002E5D56">
      <w:pPr>
        <w:pStyle w:val="ListParagraph"/>
        <w:numPr>
          <w:ilvl w:val="0"/>
          <w:numId w:val="7"/>
        </w:numPr>
      </w:pPr>
      <w:r>
        <w:t>EXPOSED_2</w:t>
      </w:r>
    </w:p>
    <w:p w:rsidR="002E5D56" w:rsidRDefault="002E5D56" w:rsidP="002E5D56">
      <w:pPr>
        <w:pStyle w:val="ListParagraph"/>
        <w:numPr>
          <w:ilvl w:val="0"/>
          <w:numId w:val="7"/>
        </w:numPr>
      </w:pPr>
      <w:r>
        <w:t>INFECTED</w:t>
      </w:r>
    </w:p>
    <w:p w:rsidR="002E5D56" w:rsidRDefault="002E5D56" w:rsidP="002E5D56">
      <w:pPr>
        <w:pStyle w:val="ListParagraph"/>
        <w:numPr>
          <w:ilvl w:val="0"/>
          <w:numId w:val="7"/>
        </w:numPr>
      </w:pPr>
      <w:r>
        <w:t>INFECTED_SYMP</w:t>
      </w:r>
    </w:p>
    <w:p w:rsidR="002E5D56" w:rsidRDefault="002E5D56" w:rsidP="002E5D56">
      <w:pPr>
        <w:pStyle w:val="ListParagraph"/>
        <w:numPr>
          <w:ilvl w:val="0"/>
          <w:numId w:val="7"/>
        </w:numPr>
      </w:pPr>
      <w:r>
        <w:t>RECOVERED</w:t>
      </w:r>
    </w:p>
    <w:p w:rsidR="002E5D56" w:rsidRPr="002E5D56" w:rsidRDefault="002E5D56" w:rsidP="002E5D56">
      <w:pPr>
        <w:pStyle w:val="ListParagraph"/>
        <w:numPr>
          <w:ilvl w:val="0"/>
          <w:numId w:val="7"/>
        </w:numPr>
      </w:pPr>
      <w:r>
        <w:t>DEAD</w:t>
      </w:r>
    </w:p>
    <w:p w:rsidR="0049718E" w:rsidRDefault="0049718E" w:rsidP="00582699"/>
    <w:p w:rsidR="002E5D56" w:rsidRDefault="002E5D56" w:rsidP="00582699">
      <w:r>
        <w:t xml:space="preserve">Similarly, the </w:t>
      </w:r>
      <w:r w:rsidR="00A54870">
        <w:t xml:space="preserve">Alert Status </w:t>
      </w:r>
      <w:r>
        <w:t>that a person is at is described by the enumeration:</w:t>
      </w:r>
    </w:p>
    <w:p w:rsidR="002E5D56" w:rsidRDefault="002E5D56" w:rsidP="002E5D56">
      <w:pPr>
        <w:pStyle w:val="ListParagraph"/>
        <w:numPr>
          <w:ilvl w:val="0"/>
          <w:numId w:val="8"/>
        </w:numPr>
      </w:pPr>
      <w:r>
        <w:t>NONE</w:t>
      </w:r>
    </w:p>
    <w:p w:rsidR="002E5D56" w:rsidRDefault="002E5D56" w:rsidP="002E5D56">
      <w:pPr>
        <w:pStyle w:val="ListParagraph"/>
        <w:numPr>
          <w:ilvl w:val="0"/>
          <w:numId w:val="8"/>
        </w:numPr>
      </w:pPr>
      <w:r>
        <w:t>ALERTED</w:t>
      </w:r>
    </w:p>
    <w:p w:rsidR="002E5D56" w:rsidRDefault="002E5D56" w:rsidP="002E5D56">
      <w:pPr>
        <w:pStyle w:val="ListParagraph"/>
        <w:numPr>
          <w:ilvl w:val="0"/>
          <w:numId w:val="8"/>
        </w:numPr>
      </w:pPr>
      <w:r>
        <w:t>REQUESTED_TEST</w:t>
      </w:r>
    </w:p>
    <w:p w:rsidR="002E5D56" w:rsidRDefault="002E5D56" w:rsidP="002E5D56">
      <w:pPr>
        <w:pStyle w:val="ListParagraph"/>
        <w:numPr>
          <w:ilvl w:val="0"/>
          <w:numId w:val="8"/>
        </w:numPr>
      </w:pPr>
      <w:r>
        <w:t>AWAITING_RESULT</w:t>
      </w:r>
    </w:p>
    <w:p w:rsidR="002E5D56" w:rsidRDefault="002E5D56" w:rsidP="002E5D56">
      <w:pPr>
        <w:pStyle w:val="ListParagraph"/>
        <w:numPr>
          <w:ilvl w:val="0"/>
          <w:numId w:val="8"/>
        </w:numPr>
      </w:pPr>
      <w:r>
        <w:t>TESTED_POSITIVE</w:t>
      </w:r>
    </w:p>
    <w:p w:rsidR="002E5D56" w:rsidRDefault="002E5D56" w:rsidP="002E5D56"/>
    <w:p w:rsidR="002E5D56" w:rsidRDefault="002E5D56" w:rsidP="002E5D56">
      <w:r>
        <w:t xml:space="preserve">Where the valid transitions are shown in </w:t>
      </w:r>
      <w:r>
        <w:fldChar w:fldCharType="begin"/>
      </w:r>
      <w:r>
        <w:instrText xml:space="preserve"> REF _Ref41498666 \h </w:instrText>
      </w:r>
      <w:r>
        <w:fldChar w:fldCharType="separate"/>
      </w:r>
      <w:r w:rsidR="0087127F">
        <w:t xml:space="preserve">Figure </w:t>
      </w:r>
      <w:r w:rsidR="0087127F">
        <w:rPr>
          <w:noProof/>
        </w:rPr>
        <w:t>6</w:t>
      </w:r>
      <w:r>
        <w:fldChar w:fldCharType="end"/>
      </w:r>
      <w:r>
        <w:t xml:space="preserve">. </w:t>
      </w:r>
    </w:p>
    <w:p w:rsidR="002E5D56" w:rsidRDefault="002E5D56" w:rsidP="002E5D56">
      <w:pPr>
        <w:keepNext/>
      </w:pPr>
      <w:r>
        <w:rPr>
          <w:noProof/>
        </w:rPr>
        <w:drawing>
          <wp:inline distT="0" distB="0" distL="0" distR="0">
            <wp:extent cx="5727700" cy="8248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0-05-27 at 19.03.23.png"/>
                    <pic:cNvPicPr/>
                  </pic:nvPicPr>
                  <pic:blipFill>
                    <a:blip r:embed="rId11">
                      <a:extLst>
                        <a:ext uri="{28A0092B-C50C-407E-A947-70E740481C1C}">
                          <a14:useLocalDpi xmlns:a14="http://schemas.microsoft.com/office/drawing/2010/main" val="0"/>
                        </a:ext>
                      </a:extLst>
                    </a:blip>
                    <a:stretch>
                      <a:fillRect/>
                    </a:stretch>
                  </pic:blipFill>
                  <pic:spPr>
                    <a:xfrm>
                      <a:off x="0" y="0"/>
                      <a:ext cx="5727700" cy="824865"/>
                    </a:xfrm>
                    <a:prstGeom prst="rect">
                      <a:avLst/>
                    </a:prstGeom>
                  </pic:spPr>
                </pic:pic>
              </a:graphicData>
            </a:graphic>
          </wp:inline>
        </w:drawing>
      </w:r>
    </w:p>
    <w:p w:rsidR="0049718E" w:rsidRDefault="002E5D56" w:rsidP="002E5D56">
      <w:pPr>
        <w:pStyle w:val="Caption"/>
        <w:jc w:val="center"/>
      </w:pPr>
      <w:bookmarkStart w:id="6" w:name="_Ref41498666"/>
      <w:r>
        <w:t xml:space="preserve">Figure </w:t>
      </w:r>
      <w:fldSimple w:instr=" SEQ Figure \* ARABIC ">
        <w:r w:rsidR="0087127F">
          <w:rPr>
            <w:noProof/>
          </w:rPr>
          <w:t>6</w:t>
        </w:r>
      </w:fldSimple>
      <w:bookmarkEnd w:id="6"/>
      <w:r>
        <w:t xml:space="preserve"> the alert status transitions</w:t>
      </w:r>
    </w:p>
    <w:p w:rsidR="00582699" w:rsidRDefault="00582699" w:rsidP="0049718E">
      <w:pPr>
        <w:pStyle w:val="Heading2"/>
        <w:numPr>
          <w:ilvl w:val="0"/>
          <w:numId w:val="1"/>
        </w:numPr>
      </w:pPr>
      <w:r>
        <w:lastRenderedPageBreak/>
        <w:t>Code Structure</w:t>
      </w:r>
    </w:p>
    <w:p w:rsidR="00582699" w:rsidRDefault="00582699" w:rsidP="00582699"/>
    <w:p w:rsidR="00582699" w:rsidRDefault="00582699" w:rsidP="00582699">
      <w:pPr>
        <w:keepNext/>
      </w:pPr>
      <w:r>
        <w:t xml:space="preserve">The structure of the model follows the maven/gradle standard project layout as shown in </w:t>
      </w:r>
      <w:r>
        <w:fldChar w:fldCharType="begin"/>
      </w:r>
      <w:r>
        <w:instrText xml:space="preserve"> REF _Ref41471761 \h </w:instrText>
      </w:r>
      <w:r>
        <w:fldChar w:fldCharType="separate"/>
      </w:r>
      <w:r w:rsidR="0087127F">
        <w:t xml:space="preserve">Figure </w:t>
      </w:r>
      <w:r w:rsidR="0087127F">
        <w:rPr>
          <w:noProof/>
        </w:rPr>
        <w:t>7</w:t>
      </w:r>
      <w:r>
        <w:fldChar w:fldCharType="end"/>
      </w:r>
      <w:r>
        <w:t xml:space="preserve">. </w:t>
      </w:r>
    </w:p>
    <w:p w:rsidR="00582699" w:rsidRDefault="00582699" w:rsidP="00582699">
      <w:pPr>
        <w:keepNext/>
      </w:pPr>
    </w:p>
    <w:p w:rsidR="00582699" w:rsidRDefault="00582699" w:rsidP="00582699">
      <w:pPr>
        <w:keepNext/>
        <w:jc w:val="center"/>
      </w:pPr>
      <w:r>
        <w:rPr>
          <w:noProof/>
        </w:rPr>
        <w:drawing>
          <wp:inline distT="0" distB="0" distL="0" distR="0" wp14:anchorId="45DDD724" wp14:editId="6A9358A4">
            <wp:extent cx="2883379" cy="3456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5-27 at 11.33.02.png"/>
                    <pic:cNvPicPr/>
                  </pic:nvPicPr>
                  <pic:blipFill>
                    <a:blip r:embed="rId12">
                      <a:extLst>
                        <a:ext uri="{28A0092B-C50C-407E-A947-70E740481C1C}">
                          <a14:useLocalDpi xmlns:a14="http://schemas.microsoft.com/office/drawing/2010/main" val="0"/>
                        </a:ext>
                      </a:extLst>
                    </a:blip>
                    <a:stretch>
                      <a:fillRect/>
                    </a:stretch>
                  </pic:blipFill>
                  <pic:spPr>
                    <a:xfrm>
                      <a:off x="0" y="0"/>
                      <a:ext cx="2897699" cy="3473800"/>
                    </a:xfrm>
                    <a:prstGeom prst="rect">
                      <a:avLst/>
                    </a:prstGeom>
                  </pic:spPr>
                </pic:pic>
              </a:graphicData>
            </a:graphic>
          </wp:inline>
        </w:drawing>
      </w:r>
    </w:p>
    <w:p w:rsidR="00582699" w:rsidRDefault="00582699" w:rsidP="00582699">
      <w:pPr>
        <w:pStyle w:val="Caption"/>
        <w:jc w:val="center"/>
      </w:pPr>
      <w:bookmarkStart w:id="7" w:name="_Ref41471761"/>
      <w:r>
        <w:t xml:space="preserve">Figure </w:t>
      </w:r>
      <w:fldSimple w:instr=" SEQ Figure \* ARABIC ">
        <w:r w:rsidR="0087127F">
          <w:rPr>
            <w:noProof/>
          </w:rPr>
          <w:t>7</w:t>
        </w:r>
      </w:fldSimple>
      <w:bookmarkEnd w:id="7"/>
      <w:r>
        <w:t xml:space="preserve"> Project and Package Layout</w:t>
      </w:r>
    </w:p>
    <w:p w:rsidR="00582699" w:rsidRDefault="00582699" w:rsidP="00582699"/>
    <w:p w:rsidR="00582699" w:rsidRDefault="00582699" w:rsidP="00582699">
      <w:pPr>
        <w:keepNext/>
      </w:pPr>
      <w:r>
        <w:t>The code is built using the SpringBoot library with the main entry point of the code being Framework.java. After loading and initialising the resources required by the model, it calls</w:t>
      </w:r>
      <w:r w:rsidR="0087127F">
        <w:t xml:space="preserve"> </w:t>
      </w:r>
      <w:r>
        <w:lastRenderedPageBreak/>
        <w:t xml:space="preserve">ContactRunner.java, which is where the main execution and calculation occurs. This is shown in </w:t>
      </w:r>
      <w:r>
        <w:fldChar w:fldCharType="begin"/>
      </w:r>
      <w:r>
        <w:instrText xml:space="preserve"> REF _Ref41473134 \h </w:instrText>
      </w:r>
      <w:r>
        <w:fldChar w:fldCharType="separate"/>
      </w:r>
      <w:r w:rsidR="0087127F">
        <w:t xml:space="preserve">Figure </w:t>
      </w:r>
      <w:r w:rsidR="0087127F">
        <w:rPr>
          <w:noProof/>
        </w:rPr>
        <w:t>8</w:t>
      </w:r>
      <w:r>
        <w:fldChar w:fldCharType="end"/>
      </w:r>
      <w:r>
        <w:t xml:space="preserve">. </w:t>
      </w:r>
    </w:p>
    <w:p w:rsidR="00582699" w:rsidRDefault="00582699" w:rsidP="00582699">
      <w:pPr>
        <w:keepNext/>
        <w:jc w:val="center"/>
      </w:pPr>
    </w:p>
    <w:p w:rsidR="00582699" w:rsidRDefault="00582699" w:rsidP="00582699">
      <w:pPr>
        <w:keepNext/>
        <w:jc w:val="center"/>
      </w:pPr>
    </w:p>
    <w:p w:rsidR="00582699" w:rsidRDefault="00055F89" w:rsidP="00582699">
      <w:pPr>
        <w:keepNext/>
        <w:jc w:val="center"/>
      </w:pPr>
      <w:r>
        <w:rPr>
          <w:noProof/>
        </w:rPr>
        <w:drawing>
          <wp:inline distT="0" distB="0" distL="0" distR="0">
            <wp:extent cx="3306855" cy="3994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5-27 at 12.06.24.png"/>
                    <pic:cNvPicPr/>
                  </pic:nvPicPr>
                  <pic:blipFill>
                    <a:blip r:embed="rId13">
                      <a:extLst>
                        <a:ext uri="{28A0092B-C50C-407E-A947-70E740481C1C}">
                          <a14:useLocalDpi xmlns:a14="http://schemas.microsoft.com/office/drawing/2010/main" val="0"/>
                        </a:ext>
                      </a:extLst>
                    </a:blip>
                    <a:stretch>
                      <a:fillRect/>
                    </a:stretch>
                  </pic:blipFill>
                  <pic:spPr>
                    <a:xfrm>
                      <a:off x="0" y="0"/>
                      <a:ext cx="3316042" cy="4005352"/>
                    </a:xfrm>
                    <a:prstGeom prst="rect">
                      <a:avLst/>
                    </a:prstGeom>
                  </pic:spPr>
                </pic:pic>
              </a:graphicData>
            </a:graphic>
          </wp:inline>
        </w:drawing>
      </w:r>
    </w:p>
    <w:p w:rsidR="00582699" w:rsidRDefault="00582699" w:rsidP="00582699">
      <w:pPr>
        <w:pStyle w:val="Caption"/>
        <w:jc w:val="center"/>
      </w:pPr>
      <w:bookmarkStart w:id="8" w:name="_Ref41473134"/>
      <w:r>
        <w:t xml:space="preserve">Figure </w:t>
      </w:r>
      <w:fldSimple w:instr=" SEQ Figure \* ARABIC ">
        <w:r w:rsidR="0087127F">
          <w:rPr>
            <w:noProof/>
          </w:rPr>
          <w:t>8</w:t>
        </w:r>
      </w:fldSimple>
      <w:bookmarkEnd w:id="8"/>
      <w:r>
        <w:t xml:space="preserve"> The top-level execution structure</w:t>
      </w:r>
    </w:p>
    <w:p w:rsidR="00582699" w:rsidRDefault="00582699" w:rsidP="00582699"/>
    <w:p w:rsidR="00582699" w:rsidRDefault="00582699" w:rsidP="0049718E">
      <w:pPr>
        <w:pStyle w:val="Heading3"/>
        <w:numPr>
          <w:ilvl w:val="1"/>
          <w:numId w:val="1"/>
        </w:numPr>
      </w:pPr>
      <w:r>
        <w:t>App Config</w:t>
      </w:r>
    </w:p>
    <w:p w:rsidR="00582699" w:rsidRDefault="00582699" w:rsidP="00582699">
      <w:r>
        <w:t xml:space="preserve">This </w:t>
      </w:r>
      <w:r w:rsidR="00055F89">
        <w:t xml:space="preserve">initialised the vital parts of the code that are required for running the model. These include the input parameters for disease, population and execution. It is deemed a critical point of failure should these resources not be loaded, so the code may exit here. A log message is printed describing the error and a Configuration Exception is thrown. </w:t>
      </w:r>
    </w:p>
    <w:p w:rsidR="00055F89" w:rsidRDefault="00055F89" w:rsidP="00582699"/>
    <w:p w:rsidR="00055F89" w:rsidRDefault="00055F89" w:rsidP="00582699">
      <w:r>
        <w:t xml:space="preserve">It is worth noting that this is where the command line parameters are dealt with. At the point of writing, the only parameter is a job identifier that can be used to modify the random number seed in a batch job. This parameter is optional. </w:t>
      </w:r>
    </w:p>
    <w:p w:rsidR="00055F89" w:rsidRDefault="00055F89" w:rsidP="00582699"/>
    <w:p w:rsidR="00055F89" w:rsidRDefault="00055F89" w:rsidP="00582699">
      <w:r>
        <w:t xml:space="preserve">The input files are described in </w:t>
      </w:r>
      <w:r w:rsidR="000C32A4">
        <w:fldChar w:fldCharType="begin"/>
      </w:r>
      <w:r w:rsidR="000C32A4">
        <w:instrText xml:space="preserve"> REF _Ref41478487 \h </w:instrText>
      </w:r>
      <w:r w:rsidR="000C32A4">
        <w:fldChar w:fldCharType="separate"/>
      </w:r>
      <w:r w:rsidR="0087127F">
        <w:t>Inputs</w:t>
      </w:r>
      <w:r w:rsidR="000C32A4">
        <w:fldChar w:fldCharType="end"/>
      </w:r>
      <w:r>
        <w:t>.</w:t>
      </w:r>
    </w:p>
    <w:p w:rsidR="00344156" w:rsidRDefault="00344156" w:rsidP="00344156"/>
    <w:p w:rsidR="00055F89" w:rsidRDefault="00055F89" w:rsidP="0049718E">
      <w:pPr>
        <w:pStyle w:val="Heading3"/>
        <w:numPr>
          <w:ilvl w:val="1"/>
          <w:numId w:val="1"/>
        </w:numPr>
      </w:pPr>
      <w:r>
        <w:t>Contact Runner</w:t>
      </w:r>
    </w:p>
    <w:p w:rsidR="00055F89" w:rsidRDefault="00055F89" w:rsidP="00582699">
      <w:r>
        <w:t xml:space="preserve">This class initialises the main variables that define the outbreak. These include the population and contact data. These are fed into the Outbreak class, which returns a history of the compartments at each time step. These are output to a csv file. </w:t>
      </w:r>
    </w:p>
    <w:p w:rsidR="00055F89" w:rsidRDefault="00055F89" w:rsidP="00582699"/>
    <w:p w:rsidR="0049718E" w:rsidRPr="0049718E" w:rsidRDefault="00055F89" w:rsidP="0049718E">
      <w:pPr>
        <w:pStyle w:val="Heading3"/>
        <w:numPr>
          <w:ilvl w:val="1"/>
          <w:numId w:val="1"/>
        </w:numPr>
      </w:pPr>
      <w:r>
        <w:lastRenderedPageBreak/>
        <w:t>Population Generator</w:t>
      </w:r>
    </w:p>
    <w:p w:rsidR="00055F89" w:rsidRDefault="00C14530" w:rsidP="00055F89">
      <w:r>
        <w:t xml:space="preserve">The population is parameterised from the population properties file and the run settings. These contain census data on the age and gender breakdown of the population. The size of the population is read from the run settings. </w:t>
      </w:r>
      <w:r w:rsidR="00282DD0">
        <w:t>The “Human” class contains 4 fields that are populated here:</w:t>
      </w:r>
    </w:p>
    <w:p w:rsidR="00282DD0" w:rsidRDefault="00282DD0" w:rsidP="00055F89"/>
    <w:p w:rsidR="0049718E" w:rsidRPr="0049718E" w:rsidRDefault="0049718E" w:rsidP="0049718E">
      <w:pPr>
        <w:pStyle w:val="Heading4"/>
        <w:numPr>
          <w:ilvl w:val="2"/>
          <w:numId w:val="1"/>
        </w:numPr>
      </w:pPr>
      <w:r>
        <w:t>Age</w:t>
      </w:r>
    </w:p>
    <w:p w:rsidR="00282DD0" w:rsidRDefault="00282DD0" w:rsidP="00055F89">
      <w:r>
        <w:t xml:space="preserve">The age is determined from the census data and a uniform random number generator. </w:t>
      </w:r>
    </w:p>
    <w:tbl>
      <w:tblPr>
        <w:tblStyle w:val="TableGrid"/>
        <w:tblW w:w="0" w:type="auto"/>
        <w:jc w:val="center"/>
        <w:tblLook w:val="04A0" w:firstRow="1" w:lastRow="0" w:firstColumn="1" w:lastColumn="0" w:noHBand="0" w:noVBand="1"/>
      </w:tblPr>
      <w:tblGrid>
        <w:gridCol w:w="1555"/>
        <w:gridCol w:w="1559"/>
        <w:gridCol w:w="2410"/>
      </w:tblGrid>
      <w:tr w:rsidR="00282DD0" w:rsidTr="00282DD0">
        <w:trPr>
          <w:jc w:val="center"/>
        </w:trPr>
        <w:tc>
          <w:tcPr>
            <w:tcW w:w="1555" w:type="dxa"/>
            <w:shd w:val="clear" w:color="auto" w:fill="D9D9D9" w:themeFill="background1" w:themeFillShade="D9"/>
          </w:tcPr>
          <w:p w:rsidR="00282DD0" w:rsidRDefault="00282DD0" w:rsidP="00282DD0">
            <w:pPr>
              <w:jc w:val="center"/>
            </w:pPr>
            <w:r>
              <w:t>Age Range</w:t>
            </w:r>
          </w:p>
        </w:tc>
        <w:tc>
          <w:tcPr>
            <w:tcW w:w="1559" w:type="dxa"/>
            <w:shd w:val="clear" w:color="auto" w:fill="D9D9D9" w:themeFill="background1" w:themeFillShade="D9"/>
          </w:tcPr>
          <w:p w:rsidR="00282DD0" w:rsidRDefault="00282DD0" w:rsidP="00282DD0">
            <w:pPr>
              <w:jc w:val="center"/>
            </w:pPr>
            <w:r>
              <w:t>Proportion</w:t>
            </w:r>
          </w:p>
        </w:tc>
        <w:tc>
          <w:tcPr>
            <w:tcW w:w="2410" w:type="dxa"/>
            <w:shd w:val="clear" w:color="auto" w:fill="D9D9D9" w:themeFill="background1" w:themeFillShade="D9"/>
          </w:tcPr>
          <w:p w:rsidR="00282DD0" w:rsidRDefault="00282DD0" w:rsidP="00282DD0">
            <w:pPr>
              <w:jc w:val="center"/>
            </w:pPr>
            <w:r>
              <w:t>Random # Range</w:t>
            </w:r>
          </w:p>
        </w:tc>
      </w:tr>
      <w:tr w:rsidR="00282DD0" w:rsidTr="00282DD0">
        <w:trPr>
          <w:jc w:val="center"/>
        </w:trPr>
        <w:tc>
          <w:tcPr>
            <w:tcW w:w="1555" w:type="dxa"/>
          </w:tcPr>
          <w:p w:rsidR="00282DD0" w:rsidRDefault="00282DD0" w:rsidP="00282DD0">
            <w:pPr>
              <w:jc w:val="center"/>
            </w:pPr>
            <w:r>
              <w:t>0-19</w:t>
            </w:r>
          </w:p>
        </w:tc>
        <w:tc>
          <w:tcPr>
            <w:tcW w:w="1559" w:type="dxa"/>
          </w:tcPr>
          <w:p w:rsidR="00282DD0" w:rsidRDefault="00282DD0" w:rsidP="00282DD0">
            <w:pPr>
              <w:jc w:val="center"/>
            </w:pPr>
            <w:r>
              <w:t>0.2</w:t>
            </w:r>
          </w:p>
        </w:tc>
        <w:tc>
          <w:tcPr>
            <w:tcW w:w="2410" w:type="dxa"/>
          </w:tcPr>
          <w:p w:rsidR="00282DD0" w:rsidRDefault="00282DD0" w:rsidP="00282DD0">
            <w:pPr>
              <w:jc w:val="center"/>
            </w:pPr>
            <w:r>
              <w:t>0 &lt;= x &lt; 0.2</w:t>
            </w:r>
          </w:p>
        </w:tc>
      </w:tr>
      <w:tr w:rsidR="00282DD0" w:rsidTr="00282DD0">
        <w:trPr>
          <w:jc w:val="center"/>
        </w:trPr>
        <w:tc>
          <w:tcPr>
            <w:tcW w:w="1555" w:type="dxa"/>
          </w:tcPr>
          <w:p w:rsidR="00282DD0" w:rsidRDefault="00282DD0" w:rsidP="00282DD0">
            <w:pPr>
              <w:jc w:val="center"/>
            </w:pPr>
            <w:r>
              <w:t>20-39</w:t>
            </w:r>
          </w:p>
        </w:tc>
        <w:tc>
          <w:tcPr>
            <w:tcW w:w="1559" w:type="dxa"/>
          </w:tcPr>
          <w:p w:rsidR="00282DD0" w:rsidRDefault="00282DD0" w:rsidP="00282DD0">
            <w:pPr>
              <w:jc w:val="center"/>
            </w:pPr>
            <w:r>
              <w:t>0.2</w:t>
            </w:r>
          </w:p>
        </w:tc>
        <w:tc>
          <w:tcPr>
            <w:tcW w:w="2410" w:type="dxa"/>
          </w:tcPr>
          <w:p w:rsidR="00282DD0" w:rsidRDefault="00282DD0" w:rsidP="00282DD0">
            <w:pPr>
              <w:jc w:val="center"/>
            </w:pPr>
            <w:r>
              <w:t>0.2&lt;= x &lt;0.4</w:t>
            </w:r>
          </w:p>
        </w:tc>
      </w:tr>
      <w:tr w:rsidR="00282DD0" w:rsidTr="00282DD0">
        <w:trPr>
          <w:jc w:val="center"/>
        </w:trPr>
        <w:tc>
          <w:tcPr>
            <w:tcW w:w="1555" w:type="dxa"/>
          </w:tcPr>
          <w:p w:rsidR="00282DD0" w:rsidRDefault="00282DD0" w:rsidP="00282DD0">
            <w:pPr>
              <w:jc w:val="center"/>
            </w:pPr>
            <w:r>
              <w:t>40-59</w:t>
            </w:r>
          </w:p>
        </w:tc>
        <w:tc>
          <w:tcPr>
            <w:tcW w:w="1559" w:type="dxa"/>
          </w:tcPr>
          <w:p w:rsidR="00282DD0" w:rsidRDefault="00282DD0" w:rsidP="00282DD0">
            <w:pPr>
              <w:jc w:val="center"/>
            </w:pPr>
            <w:r>
              <w:t>0.2</w:t>
            </w:r>
          </w:p>
        </w:tc>
        <w:tc>
          <w:tcPr>
            <w:tcW w:w="2410" w:type="dxa"/>
          </w:tcPr>
          <w:p w:rsidR="00282DD0" w:rsidRDefault="00282DD0" w:rsidP="00282DD0">
            <w:pPr>
              <w:jc w:val="center"/>
            </w:pPr>
            <w:r>
              <w:t>0.4 &lt;= x &lt; 0.6</w:t>
            </w:r>
          </w:p>
        </w:tc>
      </w:tr>
      <w:tr w:rsidR="00282DD0" w:rsidTr="00282DD0">
        <w:trPr>
          <w:jc w:val="center"/>
        </w:trPr>
        <w:tc>
          <w:tcPr>
            <w:tcW w:w="1555" w:type="dxa"/>
          </w:tcPr>
          <w:p w:rsidR="00282DD0" w:rsidRDefault="00282DD0" w:rsidP="00282DD0">
            <w:pPr>
              <w:jc w:val="center"/>
            </w:pPr>
            <w:r>
              <w:t>60-79</w:t>
            </w:r>
          </w:p>
        </w:tc>
        <w:tc>
          <w:tcPr>
            <w:tcW w:w="1559" w:type="dxa"/>
          </w:tcPr>
          <w:p w:rsidR="00282DD0" w:rsidRDefault="00282DD0" w:rsidP="00282DD0">
            <w:pPr>
              <w:jc w:val="center"/>
            </w:pPr>
            <w:r>
              <w:t>0.2</w:t>
            </w:r>
          </w:p>
        </w:tc>
        <w:tc>
          <w:tcPr>
            <w:tcW w:w="2410" w:type="dxa"/>
          </w:tcPr>
          <w:p w:rsidR="00282DD0" w:rsidRDefault="00282DD0" w:rsidP="00282DD0">
            <w:pPr>
              <w:jc w:val="center"/>
            </w:pPr>
            <w:r>
              <w:t>0.6 &lt;= x &lt; 0.8</w:t>
            </w:r>
          </w:p>
        </w:tc>
      </w:tr>
      <w:tr w:rsidR="00282DD0" w:rsidTr="00282DD0">
        <w:trPr>
          <w:jc w:val="center"/>
        </w:trPr>
        <w:tc>
          <w:tcPr>
            <w:tcW w:w="1555" w:type="dxa"/>
          </w:tcPr>
          <w:p w:rsidR="00282DD0" w:rsidRDefault="00282DD0" w:rsidP="00282DD0">
            <w:pPr>
              <w:jc w:val="center"/>
            </w:pPr>
            <w:r>
              <w:t>80-99</w:t>
            </w:r>
          </w:p>
        </w:tc>
        <w:tc>
          <w:tcPr>
            <w:tcW w:w="1559" w:type="dxa"/>
          </w:tcPr>
          <w:p w:rsidR="00282DD0" w:rsidRDefault="00282DD0" w:rsidP="00282DD0">
            <w:pPr>
              <w:jc w:val="center"/>
            </w:pPr>
            <w:r>
              <w:t>0.2</w:t>
            </w:r>
          </w:p>
        </w:tc>
        <w:tc>
          <w:tcPr>
            <w:tcW w:w="2410" w:type="dxa"/>
          </w:tcPr>
          <w:p w:rsidR="00282DD0" w:rsidRDefault="00282DD0" w:rsidP="00282DD0">
            <w:pPr>
              <w:jc w:val="center"/>
            </w:pPr>
            <w:r>
              <w:t>0.8 &lt;= x &lt; 1</w:t>
            </w:r>
          </w:p>
        </w:tc>
      </w:tr>
    </w:tbl>
    <w:p w:rsidR="00282DD0" w:rsidRPr="00055F89" w:rsidRDefault="00282DD0" w:rsidP="00282DD0">
      <w:pPr>
        <w:pStyle w:val="Caption"/>
        <w:jc w:val="center"/>
      </w:pPr>
      <w:bookmarkStart w:id="9" w:name="_Ref41475111"/>
      <w:r>
        <w:t xml:space="preserve">Table </w:t>
      </w:r>
      <w:fldSimple w:instr=" SEQ Table \* ARABIC ">
        <w:r w:rsidR="0087127F">
          <w:rPr>
            <w:noProof/>
          </w:rPr>
          <w:t>1</w:t>
        </w:r>
      </w:fldSimple>
      <w:bookmarkEnd w:id="9"/>
      <w:r>
        <w:rPr>
          <w:noProof/>
        </w:rPr>
        <w:t xml:space="preserve"> Example population data</w:t>
      </w:r>
    </w:p>
    <w:p w:rsidR="00282DD0" w:rsidRDefault="00282DD0" w:rsidP="00282DD0">
      <w:r>
        <w:t xml:space="preserve">For example: using the data in </w:t>
      </w:r>
      <w:r>
        <w:fldChar w:fldCharType="begin"/>
      </w:r>
      <w:r>
        <w:instrText xml:space="preserve"> REF _Ref41475111 \h </w:instrText>
      </w:r>
      <w:r>
        <w:fldChar w:fldCharType="separate"/>
      </w:r>
      <w:r w:rsidR="0087127F">
        <w:t xml:space="preserve">Table </w:t>
      </w:r>
      <w:r w:rsidR="0087127F">
        <w:rPr>
          <w:noProof/>
        </w:rPr>
        <w:t>1</w:t>
      </w:r>
      <w:r>
        <w:fldChar w:fldCharType="end"/>
      </w:r>
      <w:r>
        <w:t>, if a random number, n = 0.85 is generated the age will be in the range of 80 – 99, a</w:t>
      </w:r>
      <w:r w:rsidRPr="00282DD0">
        <w:rPr>
          <w:vertAlign w:val="subscript"/>
        </w:rPr>
        <w:t>min</w:t>
      </w:r>
      <w:r>
        <w:t>, a</w:t>
      </w:r>
      <w:r w:rsidRPr="00282DD0">
        <w:rPr>
          <w:vertAlign w:val="subscript"/>
        </w:rPr>
        <w:t>max</w:t>
      </w:r>
      <w:r>
        <w:t xml:space="preserve"> as the random number is the in range 0.8 &lt;= x &lt; 1. The final age is calculated using</w:t>
      </w:r>
    </w:p>
    <w:p w:rsidR="00282DD0" w:rsidRDefault="00282DD0" w:rsidP="00282DD0"/>
    <w:p w:rsidR="00282DD0" w:rsidRPr="00282DD0" w:rsidRDefault="00282DD0" w:rsidP="00282DD0">
      <w:pPr>
        <w:rPr>
          <w:rFonts w:eastAsiaTheme="minorEastAsia"/>
        </w:rPr>
      </w:pPr>
      <m:oMathPara>
        <m:oMath>
          <m:r>
            <w:rPr>
              <w:rFonts w:ascii="Cambria Math" w:hAnsi="Cambria Math"/>
            </w:rPr>
            <m:t>age=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e>
          </m:d>
          <m:d>
            <m:dPr>
              <m:ctrlPr>
                <w:rPr>
                  <w:rFonts w:ascii="Cambria Math" w:hAnsi="Cambria Math"/>
                  <w:i/>
                </w:rPr>
              </m:ctrlPr>
            </m:dPr>
            <m:e>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oMath>
      </m:oMathPara>
    </w:p>
    <w:p w:rsidR="00282DD0" w:rsidRDefault="00282DD0" w:rsidP="00282DD0">
      <w:pPr>
        <w:pStyle w:val="Caption"/>
        <w:jc w:val="center"/>
      </w:pPr>
      <w:r>
        <w:t xml:space="preserve">Equation </w:t>
      </w:r>
      <w:fldSimple w:instr=" SEQ Equation \* ARABIC ">
        <w:r w:rsidR="0087127F">
          <w:rPr>
            <w:noProof/>
          </w:rPr>
          <w:t>1</w:t>
        </w:r>
      </w:fldSimple>
      <w:r>
        <w:rPr>
          <w:noProof/>
        </w:rPr>
        <w:t xml:space="preserve"> how age is calculated</w:t>
      </w:r>
    </w:p>
    <w:p w:rsidR="00055F89" w:rsidRDefault="00055F89" w:rsidP="00055F89"/>
    <w:p w:rsidR="00282DD0" w:rsidRDefault="00282DD0" w:rsidP="00055F89">
      <w:r>
        <w:t>So, for our example</w:t>
      </w:r>
    </w:p>
    <w:p w:rsidR="00282DD0" w:rsidRDefault="00282DD0" w:rsidP="00055F89"/>
    <w:p w:rsidR="00282DD0" w:rsidRPr="00282DD0" w:rsidRDefault="00282DD0" w:rsidP="00282DD0">
      <w:pPr>
        <w:jc w:val="center"/>
        <w:rPr>
          <w:rFonts w:eastAsiaTheme="minorEastAsia"/>
        </w:rPr>
      </w:pPr>
      <m:oMathPara>
        <m:oMath>
          <m:r>
            <w:rPr>
              <w:rFonts w:ascii="Cambria Math" w:hAnsi="Cambria Math"/>
            </w:rPr>
            <m:t>age=</m:t>
          </m:r>
          <m:d>
            <m:dPr>
              <m:ctrlPr>
                <w:rPr>
                  <w:rFonts w:ascii="Cambria Math" w:hAnsi="Cambria Math"/>
                  <w:i/>
                </w:rPr>
              </m:ctrlPr>
            </m:dPr>
            <m:e>
              <m:r>
                <w:rPr>
                  <w:rFonts w:ascii="Cambria Math" w:hAnsi="Cambria Math"/>
                </w:rPr>
                <m:t>100-80</m:t>
              </m:r>
            </m:e>
          </m:d>
          <m:d>
            <m:dPr>
              <m:ctrlPr>
                <w:rPr>
                  <w:rFonts w:ascii="Cambria Math" w:hAnsi="Cambria Math"/>
                  <w:i/>
                </w:rPr>
              </m:ctrlPr>
            </m:dPr>
            <m:e>
              <m:f>
                <m:fPr>
                  <m:ctrlPr>
                    <w:rPr>
                      <w:rFonts w:ascii="Cambria Math" w:hAnsi="Cambria Math"/>
                      <w:i/>
                    </w:rPr>
                  </m:ctrlPr>
                </m:fPr>
                <m:num>
                  <m:r>
                    <w:rPr>
                      <w:rFonts w:ascii="Cambria Math" w:hAnsi="Cambria Math"/>
                    </w:rPr>
                    <m:t>0.85-0.8</m:t>
                  </m:r>
                </m:num>
                <m:den>
                  <m:r>
                    <w:rPr>
                      <w:rFonts w:ascii="Cambria Math" w:hAnsi="Cambria Math"/>
                    </w:rPr>
                    <m:t>1-0.8</m:t>
                  </m:r>
                </m:den>
              </m:f>
            </m:e>
          </m:d>
          <m:r>
            <w:rPr>
              <w:rFonts w:ascii="Cambria Math" w:hAnsi="Cambria Math"/>
            </w:rPr>
            <m:t>+80</m:t>
          </m:r>
        </m:oMath>
      </m:oMathPara>
    </w:p>
    <w:p w:rsidR="00282DD0" w:rsidRPr="00282DD0" w:rsidRDefault="00282DD0" w:rsidP="00282DD0">
      <w:pPr>
        <w:jc w:val="center"/>
        <w:rPr>
          <w:rFonts w:eastAsiaTheme="minorEastAsia"/>
        </w:rPr>
      </w:pPr>
      <m:oMathPara>
        <m:oMath>
          <m:r>
            <w:rPr>
              <w:rFonts w:ascii="Cambria Math" w:hAnsi="Cambria Math"/>
            </w:rPr>
            <m:t>=20*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+80</m:t>
          </m:r>
        </m:oMath>
      </m:oMathPara>
    </w:p>
    <w:p w:rsidR="00282DD0" w:rsidRPr="00282DD0" w:rsidRDefault="00282DD0" w:rsidP="00282DD0">
      <w:pPr>
        <w:jc w:val="center"/>
        <w:rPr>
          <w:rFonts w:eastAsiaTheme="minorEastAsia"/>
        </w:rPr>
      </w:pPr>
      <m:oMathPara>
        <m:oMath>
          <m:r>
            <w:rPr>
              <w:rFonts w:ascii="Cambria Math" w:hAnsi="Cambria Math"/>
            </w:rPr>
            <m:t xml:space="preserve">=85 </m:t>
          </m:r>
        </m:oMath>
      </m:oMathPara>
    </w:p>
    <w:p w:rsidR="00282DD0" w:rsidRPr="0049718E" w:rsidRDefault="00282DD0" w:rsidP="0049718E">
      <w:pPr>
        <w:pStyle w:val="Heading4"/>
        <w:numPr>
          <w:ilvl w:val="2"/>
          <w:numId w:val="1"/>
        </w:numPr>
      </w:pPr>
      <w:r w:rsidRPr="0049718E">
        <w:t>Gender:</w:t>
      </w:r>
    </w:p>
    <w:p w:rsidR="00282DD0" w:rsidRDefault="00282DD0" w:rsidP="00282DD0">
      <w:r>
        <w:t>The gender balance is read is as a ratio of males to females, so a gender balance of 0.99 means there are 99 men for every 100 women. This is the convention used in census data. The gender is calculated using equation 2, where n is a random number and g is the gender balance</w:t>
      </w:r>
    </w:p>
    <w:p w:rsidR="00282DD0" w:rsidRDefault="00282DD0" w:rsidP="00282DD0"/>
    <w:p w:rsidR="00282DD0" w:rsidRPr="004178CA" w:rsidRDefault="00282DD0" w:rsidP="00282DD0">
      <w:pPr>
        <w:rPr>
          <w:rFonts w:eastAsiaTheme="minorEastAsia"/>
        </w:rPr>
      </w:pPr>
      <m:oMathPara>
        <m:oMath>
          <m:r>
            <w:rPr>
              <w:rFonts w:ascii="Cambria Math" w:hAnsi="Cambria Math"/>
            </w:rPr>
            <m:t xml:space="preserve">gender=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n&gt;</m:t>
                    </m:r>
                    <m:f>
                      <m:fPr>
                        <m:ctrlPr>
                          <w:rPr>
                            <w:rFonts w:ascii="Cambria Math" w:hAnsi="Cambria Math"/>
                            <w:i/>
                          </w:rPr>
                        </m:ctrlPr>
                      </m:fPr>
                      <m:num>
                        <m:r>
                          <w:rPr>
                            <w:rFonts w:ascii="Cambria Math" w:hAnsi="Cambria Math"/>
                          </w:rPr>
                          <m:t>g</m:t>
                        </m:r>
                      </m:num>
                      <m:den>
                        <m:r>
                          <w:rPr>
                            <w:rFonts w:ascii="Cambria Math" w:hAnsi="Cambria Math"/>
                          </w:rPr>
                          <m:t>2</m:t>
                        </m:r>
                      </m:den>
                    </m:f>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 xml:space="preserve">    </m:t>
                            </m:r>
                          </m:e>
                        </m:groupChr>
                      </m:e>
                    </m:box>
                    <m:r>
                      <w:rPr>
                        <w:rFonts w:ascii="Cambria Math" w:hAnsi="Cambria Math"/>
                      </w:rPr>
                      <m:t xml:space="preserve">FEMALE </m:t>
                    </m:r>
                  </m:e>
                </m:mr>
                <m:mr>
                  <m:e>
                    <m:r>
                      <w:rPr>
                        <w:rFonts w:ascii="Cambria Math" w:hAnsi="Cambria Math"/>
                      </w:rPr>
                      <m:t>n≤</m:t>
                    </m:r>
                    <m:f>
                      <m:fPr>
                        <m:ctrlPr>
                          <w:rPr>
                            <w:rFonts w:ascii="Cambria Math" w:hAnsi="Cambria Math"/>
                            <w:i/>
                          </w:rPr>
                        </m:ctrlPr>
                      </m:fPr>
                      <m:num>
                        <m:r>
                          <w:rPr>
                            <w:rFonts w:ascii="Cambria Math" w:hAnsi="Cambria Math"/>
                          </w:rPr>
                          <m:t>g</m:t>
                        </m:r>
                      </m:num>
                      <m:den>
                        <m:r>
                          <w:rPr>
                            <w:rFonts w:ascii="Cambria Math" w:hAnsi="Cambria Math"/>
                          </w:rPr>
                          <m:t>2</m:t>
                        </m:r>
                      </m:den>
                    </m:f>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 xml:space="preserve">   </m:t>
                            </m:r>
                          </m:e>
                        </m:groupChr>
                      </m:e>
                    </m:box>
                    <m:r>
                      <w:rPr>
                        <w:rFonts w:ascii="Cambria Math" w:hAnsi="Cambria Math"/>
                      </w:rPr>
                      <m:t>MALE</m:t>
                    </m:r>
                  </m:e>
                </m:mr>
              </m:m>
            </m:e>
          </m:d>
        </m:oMath>
      </m:oMathPara>
    </w:p>
    <w:p w:rsidR="004178CA" w:rsidRDefault="004178CA" w:rsidP="004178CA">
      <w:pPr>
        <w:pStyle w:val="Caption"/>
        <w:jc w:val="center"/>
      </w:pPr>
      <w:r>
        <w:t xml:space="preserve">Equation </w:t>
      </w:r>
      <w:fldSimple w:instr=" SEQ Equation \* ARABIC ">
        <w:r w:rsidR="0087127F">
          <w:rPr>
            <w:noProof/>
          </w:rPr>
          <w:t>2</w:t>
        </w:r>
      </w:fldSimple>
      <w:r>
        <w:t xml:space="preserve"> how gender is calculated</w:t>
      </w:r>
    </w:p>
    <w:p w:rsidR="004178CA" w:rsidRDefault="004178CA" w:rsidP="0049718E">
      <w:pPr>
        <w:pStyle w:val="Heading4"/>
        <w:numPr>
          <w:ilvl w:val="2"/>
          <w:numId w:val="1"/>
        </w:numPr>
      </w:pPr>
      <w:r>
        <w:t>Health:</w:t>
      </w:r>
    </w:p>
    <w:p w:rsidR="004178CA" w:rsidRDefault="004178CA" w:rsidP="004178CA">
      <w:r>
        <w:t xml:space="preserve">At present, health is randomly sampled </w:t>
      </w:r>
      <w:r w:rsidR="00EC45E2">
        <w:t xml:space="preserve">from a uniform distribution. It may later have some relation to age. A health score of 1 is assumed to be a very healthy individual, a score of 0 is a very frail individual. </w:t>
      </w:r>
    </w:p>
    <w:p w:rsidR="00EC45E2" w:rsidRDefault="00EC45E2" w:rsidP="004178CA"/>
    <w:p w:rsidR="00EC45E2" w:rsidRDefault="00EC45E2" w:rsidP="0049718E">
      <w:pPr>
        <w:pStyle w:val="Heading4"/>
        <w:numPr>
          <w:ilvl w:val="2"/>
          <w:numId w:val="1"/>
        </w:numPr>
      </w:pPr>
      <w:r>
        <w:lastRenderedPageBreak/>
        <w:t>Compliance</w:t>
      </w:r>
    </w:p>
    <w:p w:rsidR="00EC45E2" w:rsidRDefault="00EC45E2" w:rsidP="00EC45E2">
      <w:r>
        <w:t xml:space="preserve">At present, the compliance field is randomly sampled from a uniform distribution. A score of 0 is someone who will ignore any restrictions placed upon them totally, a score of 1 will obey totally. </w:t>
      </w:r>
    </w:p>
    <w:p w:rsidR="00EC45E2" w:rsidRDefault="00EC45E2" w:rsidP="00EC45E2"/>
    <w:p w:rsidR="00EC45E2" w:rsidRDefault="00EC45E2" w:rsidP="0049718E">
      <w:pPr>
        <w:pStyle w:val="Heading3"/>
        <w:numPr>
          <w:ilvl w:val="1"/>
          <w:numId w:val="1"/>
        </w:numPr>
      </w:pPr>
      <w:r>
        <w:t>Contact Reader</w:t>
      </w:r>
    </w:p>
    <w:p w:rsidR="00EC45E2" w:rsidRDefault="00EC45E2" w:rsidP="00EC45E2"/>
    <w:p w:rsidR="00EC45E2" w:rsidRDefault="00EC45E2" w:rsidP="00EC45E2">
      <w:r>
        <w:t xml:space="preserve">The contact reader reads data from the contact.csv file and generates a map of contacts that occur on any given timestep. This serves as the data that drives the model. The data is also filtered by the maximum number of people in the simulation. For example, a set of contact data may include many millions of people, however if a simulation is only for 10,000 the data for the 10,001+ people are not included in the simulation. </w:t>
      </w:r>
    </w:p>
    <w:p w:rsidR="00EC45E2" w:rsidRDefault="00EC45E2" w:rsidP="00EC45E2"/>
    <w:p w:rsidR="00EC45E2" w:rsidRDefault="00EC45E2" w:rsidP="0049718E">
      <w:pPr>
        <w:pStyle w:val="Heading3"/>
        <w:numPr>
          <w:ilvl w:val="1"/>
          <w:numId w:val="1"/>
        </w:numPr>
      </w:pPr>
      <w:bookmarkStart w:id="10" w:name="_Ref41493221"/>
      <w:r>
        <w:t>Outbreak</w:t>
      </w:r>
      <w:bookmarkEnd w:id="10"/>
    </w:p>
    <w:p w:rsidR="00EC45E2" w:rsidRDefault="00EC45E2" w:rsidP="00EC45E2"/>
    <w:p w:rsidR="00EC45E2" w:rsidRDefault="00EC45E2" w:rsidP="00EC45E2">
      <w:r>
        <w:t xml:space="preserve">The outbreak class will be handled in much more detail later on in &lt;&lt;Section XYZ&gt;&gt;. This section will focus purely on the initialisation. </w:t>
      </w:r>
    </w:p>
    <w:p w:rsidR="00EC45E2" w:rsidRDefault="00EC45E2" w:rsidP="00EC45E2"/>
    <w:p w:rsidR="00EC45E2" w:rsidRDefault="00EC45E2" w:rsidP="00EC45E2">
      <w:r>
        <w:t xml:space="preserve">The Outbreak class is a Service Bean, so it is created as part of the App Config section, it is initialised with data in Contact Runner. It requires the population and contact records to be passed to it before the propagate method can be called. This method is what runs through the contact data. </w:t>
      </w:r>
    </w:p>
    <w:p w:rsidR="00EC45E2" w:rsidRDefault="00EC45E2" w:rsidP="00EC45E2"/>
    <w:p w:rsidR="00EC45E2" w:rsidRDefault="00EC45E2" w:rsidP="00EC45E2">
      <w:r>
        <w:t xml:space="preserve">The propagate method returns a map of compartment records for each day, </w:t>
      </w:r>
      <w:r w:rsidR="00030EDF">
        <w:t>i.e.</w:t>
      </w:r>
      <w:r>
        <w:t xml:space="preserve"> how many people are in each state of infection. </w:t>
      </w:r>
    </w:p>
    <w:p w:rsidR="00EC45E2" w:rsidRDefault="00EC45E2" w:rsidP="00EC45E2"/>
    <w:p w:rsidR="00EC45E2" w:rsidRPr="00EC45E2" w:rsidRDefault="00EC45E2" w:rsidP="0049718E">
      <w:pPr>
        <w:pStyle w:val="Heading3"/>
        <w:numPr>
          <w:ilvl w:val="1"/>
          <w:numId w:val="1"/>
        </w:numPr>
      </w:pPr>
      <w:r>
        <w:t>Producing compartments output</w:t>
      </w:r>
    </w:p>
    <w:p w:rsidR="00EC45E2" w:rsidRDefault="00EC45E2" w:rsidP="00EC45E2">
      <w:r>
        <w:t xml:space="preserve">The compartment data is returned from the outbreak.propagate() method. This is sent to a writer which outputs a CSV file. </w:t>
      </w:r>
      <w:r w:rsidR="00763958">
        <w:t xml:space="preserve">An example is shown in </w:t>
      </w:r>
      <w:r w:rsidR="00763958">
        <w:fldChar w:fldCharType="begin"/>
      </w:r>
      <w:r w:rsidR="00763958">
        <w:instrText xml:space="preserve"> REF _Ref41478163 \h </w:instrText>
      </w:r>
      <w:r w:rsidR="00763958">
        <w:fldChar w:fldCharType="separate"/>
      </w:r>
      <w:r w:rsidR="0087127F">
        <w:t xml:space="preserve">Figure </w:t>
      </w:r>
      <w:r w:rsidR="0087127F">
        <w:rPr>
          <w:noProof/>
        </w:rPr>
        <w:t>9</w:t>
      </w:r>
      <w:r w:rsidR="00763958">
        <w:fldChar w:fldCharType="end"/>
      </w:r>
      <w:r w:rsidR="00763958">
        <w:t xml:space="preserve">. </w:t>
      </w:r>
    </w:p>
    <w:p w:rsidR="00EC45E2" w:rsidRDefault="00EC45E2" w:rsidP="00EC45E2"/>
    <w:p w:rsidR="00763958" w:rsidRDefault="00763958" w:rsidP="00763958">
      <w:pPr>
        <w:keepNext/>
      </w:pPr>
      <w:r>
        <w:rPr>
          <w:noProof/>
        </w:rPr>
        <w:drawing>
          <wp:inline distT="0" distB="0" distL="0" distR="0">
            <wp:extent cx="5727700" cy="1822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5-27 at 13.21.28.png"/>
                    <pic:cNvPicPr/>
                  </pic:nvPicPr>
                  <pic:blipFill>
                    <a:blip r:embed="rId14">
                      <a:extLst>
                        <a:ext uri="{28A0092B-C50C-407E-A947-70E740481C1C}">
                          <a14:useLocalDpi xmlns:a14="http://schemas.microsoft.com/office/drawing/2010/main" val="0"/>
                        </a:ext>
                      </a:extLst>
                    </a:blip>
                    <a:stretch>
                      <a:fillRect/>
                    </a:stretch>
                  </pic:blipFill>
                  <pic:spPr>
                    <a:xfrm>
                      <a:off x="0" y="0"/>
                      <a:ext cx="5727700" cy="1822450"/>
                    </a:xfrm>
                    <a:prstGeom prst="rect">
                      <a:avLst/>
                    </a:prstGeom>
                  </pic:spPr>
                </pic:pic>
              </a:graphicData>
            </a:graphic>
          </wp:inline>
        </w:drawing>
      </w:r>
    </w:p>
    <w:p w:rsidR="00EC45E2" w:rsidRDefault="00763958" w:rsidP="00763958">
      <w:pPr>
        <w:pStyle w:val="Caption"/>
        <w:jc w:val="center"/>
      </w:pPr>
      <w:bookmarkStart w:id="11" w:name="_Ref41478163"/>
      <w:r>
        <w:t xml:space="preserve">Figure </w:t>
      </w:r>
      <w:fldSimple w:instr=" SEQ Figure \* ARABIC ">
        <w:r w:rsidR="0087127F">
          <w:rPr>
            <w:noProof/>
          </w:rPr>
          <w:t>9</w:t>
        </w:r>
      </w:fldSimple>
      <w:bookmarkEnd w:id="11"/>
      <w:r>
        <w:t xml:space="preserve"> example of CSV output</w:t>
      </w:r>
    </w:p>
    <w:p w:rsidR="00EF6820" w:rsidRDefault="00EF6820" w:rsidP="00A26236">
      <w:pPr>
        <w:pStyle w:val="Caption"/>
        <w:jc w:val="center"/>
      </w:pPr>
    </w:p>
    <w:p w:rsidR="00EF6820" w:rsidRDefault="00EF6820" w:rsidP="00A26236">
      <w:pPr>
        <w:pStyle w:val="Caption"/>
        <w:jc w:val="center"/>
      </w:pPr>
    </w:p>
    <w:p w:rsidR="00EF6820" w:rsidRDefault="00EF6820" w:rsidP="00EF6820"/>
    <w:p w:rsidR="00EF6820" w:rsidRDefault="00EF6820" w:rsidP="00EF6820"/>
    <w:p w:rsidR="00EF6820" w:rsidRPr="00EF6820" w:rsidRDefault="00EF6820" w:rsidP="00EF6820"/>
    <w:p w:rsidR="00EF6820" w:rsidRDefault="00EF6820" w:rsidP="00EF6820">
      <w:pPr>
        <w:pStyle w:val="Heading2"/>
        <w:numPr>
          <w:ilvl w:val="0"/>
          <w:numId w:val="1"/>
        </w:numPr>
      </w:pPr>
      <w:r>
        <w:lastRenderedPageBreak/>
        <w:t>Modelling an outbreak</w:t>
      </w:r>
    </w:p>
    <w:p w:rsidR="00EF6820" w:rsidRDefault="00EF6820" w:rsidP="00EF6820"/>
    <w:p w:rsidR="00EF6820" w:rsidRDefault="00EF6820" w:rsidP="00EF6820">
      <w:r>
        <w:t xml:space="preserve">In </w:t>
      </w:r>
      <w:r>
        <w:fldChar w:fldCharType="begin"/>
      </w:r>
      <w:r>
        <w:instrText xml:space="preserve"> REF _Ref41493221 \w \h </w:instrText>
      </w:r>
      <w:r>
        <w:fldChar w:fldCharType="separate"/>
      </w:r>
      <w:r w:rsidR="0087127F">
        <w:t>4.5</w:t>
      </w:r>
      <w:r>
        <w:fldChar w:fldCharType="end"/>
      </w:r>
      <w:r>
        <w:t xml:space="preserve"> the propagate method was mentioned in passing. The following section fills in the details on how this section works. </w:t>
      </w:r>
      <w:r>
        <w:fldChar w:fldCharType="begin"/>
      </w:r>
      <w:r>
        <w:instrText xml:space="preserve"> REF _Ref41493318 \h </w:instrText>
      </w:r>
      <w:r>
        <w:fldChar w:fldCharType="separate"/>
      </w:r>
      <w:r w:rsidR="0087127F">
        <w:t xml:space="preserve">Figure </w:t>
      </w:r>
      <w:r w:rsidR="0087127F">
        <w:rPr>
          <w:noProof/>
        </w:rPr>
        <w:t>10</w:t>
      </w:r>
      <w:r>
        <w:fldChar w:fldCharType="end"/>
      </w:r>
      <w:r>
        <w:t xml:space="preserve"> shows the top level of how the propagation algorithm works and where it calls to. These will be broken down in turn in the following sections. </w:t>
      </w:r>
    </w:p>
    <w:p w:rsidR="00EF6820" w:rsidRDefault="00EF6820" w:rsidP="00EF6820"/>
    <w:p w:rsidR="00EF6820" w:rsidRDefault="00EF6820" w:rsidP="00EF6820">
      <w:r>
        <w:t xml:space="preserve">Upon entering the method, </w:t>
      </w:r>
      <w:r w:rsidR="00FC3D1F">
        <w:t xml:space="preserve">a set of infected cases are created based on the input value from the run settings. These members of the population are randomly sampled and set to EXPOSED to begin the simulation. </w:t>
      </w:r>
    </w:p>
    <w:p w:rsidR="00FC3D1F" w:rsidRDefault="00FC3D1F" w:rsidP="00EF6820"/>
    <w:p w:rsidR="00FC3D1F" w:rsidRDefault="00FC3D1F" w:rsidP="00EF6820">
      <w:r>
        <w:t xml:space="preserve">Once the initial infections are allocated the runToCompletion method is called. This extracts some key variables from the input </w:t>
      </w:r>
      <w:r w:rsidR="00030EDF">
        <w:t>parameters</w:t>
      </w:r>
      <w:r>
        <w:t>, these include:</w:t>
      </w:r>
    </w:p>
    <w:p w:rsidR="00FC3D1F" w:rsidRDefault="00FC3D1F" w:rsidP="00EF6820"/>
    <w:p w:rsidR="00FC3D1F" w:rsidRDefault="00FC3D1F" w:rsidP="00EF6820">
      <w:r>
        <w:t xml:space="preserve">timeLimit : the maximum duration of the simulation. This will exit the code even if active cases are present. It has the highest </w:t>
      </w:r>
      <w:r w:rsidR="00030EDF">
        <w:t>precedent</w:t>
      </w:r>
      <w:r>
        <w:t xml:space="preserve">. This is to stop any codes hanging should an error occur that is not foreseen. </w:t>
      </w:r>
    </w:p>
    <w:p w:rsidR="00FC3D1F" w:rsidRDefault="00FC3D1F" w:rsidP="00EF6820"/>
    <w:p w:rsidR="00FC3D1F" w:rsidRDefault="00FC3D1F" w:rsidP="00EF6820">
      <w:r>
        <w:t xml:space="preserve">steadyState: this allows the code to run until there are no active cases (everyone is S, R or D), but will exit if timeLimit is reached. </w:t>
      </w:r>
    </w:p>
    <w:p w:rsidR="00FC3D1F" w:rsidRDefault="00FC3D1F" w:rsidP="00EF6820"/>
    <w:p w:rsidR="00FC3D1F" w:rsidRDefault="00FC3D1F" w:rsidP="00EF6820">
      <w:r>
        <w:t xml:space="preserve">maxContact: this take the contact data and finds the last time point at which we have a record. </w:t>
      </w:r>
    </w:p>
    <w:p w:rsidR="00FC3D1F" w:rsidRDefault="00FC3D1F" w:rsidP="00EF6820"/>
    <w:p w:rsidR="00FC3D1F" w:rsidRDefault="00FC3D1F" w:rsidP="00EF6820">
      <w:r>
        <w:t xml:space="preserve">RandomInfectionRate: this is the rate of randomly spawned infections per day. </w:t>
      </w:r>
    </w:p>
    <w:p w:rsidR="00FC3D1F" w:rsidRDefault="00FC3D1F" w:rsidP="00EF6820"/>
    <w:p w:rsidR="00FC3D1F" w:rsidRDefault="00FC3D1F" w:rsidP="00EF6820">
      <w:r>
        <w:t xml:space="preserve">If the time limit is less than or equal to the max contact time, a warning is logged that not all contact data is used and the steady state flag will be disabled. </w:t>
      </w:r>
    </w:p>
    <w:p w:rsidR="00FC3D1F" w:rsidRDefault="00FC3D1F" w:rsidP="00EF6820">
      <w:r>
        <w:rPr>
          <w:noProof/>
        </w:rPr>
        <w:lastRenderedPageBreak/>
        <w:drawing>
          <wp:inline distT="0" distB="0" distL="0" distR="0" wp14:anchorId="7A791A34" wp14:editId="12EF43D7">
            <wp:extent cx="5727700" cy="45288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05-27 at 17.30.28.png"/>
                    <pic:cNvPicPr/>
                  </pic:nvPicPr>
                  <pic:blipFill>
                    <a:blip r:embed="rId15">
                      <a:extLst>
                        <a:ext uri="{28A0092B-C50C-407E-A947-70E740481C1C}">
                          <a14:useLocalDpi xmlns:a14="http://schemas.microsoft.com/office/drawing/2010/main" val="0"/>
                        </a:ext>
                      </a:extLst>
                    </a:blip>
                    <a:stretch>
                      <a:fillRect/>
                    </a:stretch>
                  </pic:blipFill>
                  <pic:spPr>
                    <a:xfrm>
                      <a:off x="0" y="0"/>
                      <a:ext cx="5727700" cy="4528820"/>
                    </a:xfrm>
                    <a:prstGeom prst="rect">
                      <a:avLst/>
                    </a:prstGeom>
                  </pic:spPr>
                </pic:pic>
              </a:graphicData>
            </a:graphic>
          </wp:inline>
        </w:drawing>
      </w:r>
    </w:p>
    <w:p w:rsidR="000C32A4" w:rsidRDefault="00EF6820" w:rsidP="00EF6820">
      <w:pPr>
        <w:pStyle w:val="Caption"/>
        <w:jc w:val="center"/>
      </w:pPr>
      <w:bookmarkStart w:id="12" w:name="_Ref41493318"/>
      <w:r>
        <w:t xml:space="preserve">Figure </w:t>
      </w:r>
      <w:fldSimple w:instr=" SEQ Figure \* ARABIC ">
        <w:r w:rsidR="0087127F">
          <w:rPr>
            <w:noProof/>
          </w:rPr>
          <w:t>10</w:t>
        </w:r>
      </w:fldSimple>
      <w:bookmarkEnd w:id="12"/>
      <w:r>
        <w:t xml:space="preserve"> The propagation routine</w:t>
      </w:r>
    </w:p>
    <w:p w:rsidR="00FC3D1F" w:rsidRDefault="00FC3D1F" w:rsidP="00FC3D1F"/>
    <w:p w:rsidR="00FC3D1F" w:rsidRDefault="00FC3D1F" w:rsidP="00FC3D1F">
      <w:r>
        <w:t xml:space="preserve">After this the contact data is run. This will be covered in more depth in section </w:t>
      </w:r>
      <w:r>
        <w:fldChar w:fldCharType="begin"/>
      </w:r>
      <w:r>
        <w:instrText xml:space="preserve"> REF _Ref41493983 \n \h </w:instrText>
      </w:r>
      <w:r>
        <w:fldChar w:fldCharType="separate"/>
      </w:r>
      <w:r w:rsidR="0087127F">
        <w:t>5.1</w:t>
      </w:r>
      <w:r>
        <w:fldChar w:fldCharType="end"/>
      </w:r>
      <w:r>
        <w:t xml:space="preserve">. </w:t>
      </w:r>
    </w:p>
    <w:p w:rsidR="00FC3D1F" w:rsidRDefault="00FC3D1F" w:rsidP="00FC3D1F"/>
    <w:p w:rsidR="00FC3D1F" w:rsidRDefault="00FC3D1F" w:rsidP="00FC3D1F">
      <w:r>
        <w:t xml:space="preserve">Should the steady state flag be true, and the time limit not reached, it will then call run to steady state solution. This is covered in section </w:t>
      </w:r>
      <w:r>
        <w:fldChar w:fldCharType="begin"/>
      </w:r>
      <w:r>
        <w:instrText xml:space="preserve"> REF _Ref41494048 \n \h </w:instrText>
      </w:r>
      <w:r>
        <w:fldChar w:fldCharType="separate"/>
      </w:r>
      <w:r w:rsidR="0087127F">
        <w:t>5.2</w:t>
      </w:r>
      <w:r>
        <w:fldChar w:fldCharType="end"/>
      </w:r>
      <w:r>
        <w:t xml:space="preserve">. </w:t>
      </w:r>
    </w:p>
    <w:p w:rsidR="00FC3D1F" w:rsidRDefault="00FC3D1F" w:rsidP="00FC3D1F"/>
    <w:p w:rsidR="00D160B5" w:rsidRDefault="00FC3D1F" w:rsidP="00FC3D1F">
      <w:r>
        <w:t xml:space="preserve">Finally, the population data is examined to create a map of infections and how they propagate through the network. To do this, the initial set of seed infections and the random exposures are collected into a set. The population is the searched to look for infections caused by this seed. These in turn are examined recursively after which a map of infection propagation can be output. This can be seen in </w:t>
      </w:r>
      <w:r>
        <w:fldChar w:fldCharType="begin"/>
      </w:r>
      <w:r>
        <w:instrText xml:space="preserve"> REF _Ref41494678 \h </w:instrText>
      </w:r>
      <w:r>
        <w:fldChar w:fldCharType="separate"/>
      </w:r>
      <w:r w:rsidR="0087127F">
        <w:t xml:space="preserve">Figure </w:t>
      </w:r>
      <w:r w:rsidR="0087127F">
        <w:rPr>
          <w:noProof/>
        </w:rPr>
        <w:t>11</w:t>
      </w:r>
      <w:r>
        <w:fldChar w:fldCharType="end"/>
      </w:r>
      <w:r w:rsidR="00D160B5">
        <w:t xml:space="preserve"> with some labels</w:t>
      </w:r>
      <w:r>
        <w:t xml:space="preserve">. </w:t>
      </w:r>
    </w:p>
    <w:p w:rsidR="00D160B5" w:rsidRDefault="00D160B5" w:rsidP="00FC3D1F"/>
    <w:p w:rsidR="00D160B5" w:rsidRDefault="00FC3D1F" w:rsidP="00FC3D1F">
      <w:r>
        <w:t xml:space="preserve">The </w:t>
      </w:r>
      <w:r w:rsidR="00D160B5">
        <w:t xml:space="preserve">first number is the id of the seed infection, the number in rounded brackets is the time they were infected. The square brackets then denote the set of infections caused by the preceding infection. This can be one or many. The following lines then show the infections caused by that set. If the chain ends, it means the final link didn’t infect anyone. </w:t>
      </w:r>
    </w:p>
    <w:p w:rsidR="00D160B5" w:rsidRDefault="00D160B5" w:rsidP="00FC3D1F"/>
    <w:p w:rsidR="00FC3D1F" w:rsidRDefault="00FC3D1F" w:rsidP="00FC3D1F"/>
    <w:p w:rsidR="00FC3D1F" w:rsidRDefault="00D160B5" w:rsidP="00FC3D1F">
      <w:pPr>
        <w:keepNext/>
        <w:jc w:val="center"/>
      </w:pPr>
      <w:r>
        <w:rPr>
          <w:noProof/>
        </w:rPr>
        <w:lastRenderedPageBreak/>
        <w:drawing>
          <wp:inline distT="0" distB="0" distL="0" distR="0" wp14:anchorId="16B63D1B" wp14:editId="6852F4F2">
            <wp:extent cx="5727700" cy="22205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0-05-27 at 18.10.19.png"/>
                    <pic:cNvPicPr/>
                  </pic:nvPicPr>
                  <pic:blipFill>
                    <a:blip r:embed="rId16">
                      <a:extLst>
                        <a:ext uri="{28A0092B-C50C-407E-A947-70E740481C1C}">
                          <a14:useLocalDpi xmlns:a14="http://schemas.microsoft.com/office/drawing/2010/main" val="0"/>
                        </a:ext>
                      </a:extLst>
                    </a:blip>
                    <a:stretch>
                      <a:fillRect/>
                    </a:stretch>
                  </pic:blipFill>
                  <pic:spPr>
                    <a:xfrm>
                      <a:off x="0" y="0"/>
                      <a:ext cx="5727700" cy="2220595"/>
                    </a:xfrm>
                    <a:prstGeom prst="rect">
                      <a:avLst/>
                    </a:prstGeom>
                  </pic:spPr>
                </pic:pic>
              </a:graphicData>
            </a:graphic>
          </wp:inline>
        </w:drawing>
      </w:r>
    </w:p>
    <w:p w:rsidR="00FC3D1F" w:rsidRDefault="00FC3D1F" w:rsidP="00FC3D1F">
      <w:pPr>
        <w:pStyle w:val="Caption"/>
        <w:jc w:val="center"/>
      </w:pPr>
      <w:bookmarkStart w:id="13" w:name="_Ref41494678"/>
      <w:r>
        <w:t xml:space="preserve">Figure </w:t>
      </w:r>
      <w:fldSimple w:instr=" SEQ Figure \* ARABIC ">
        <w:r w:rsidR="0087127F">
          <w:rPr>
            <w:noProof/>
          </w:rPr>
          <w:t>11</w:t>
        </w:r>
      </w:fldSimple>
      <w:bookmarkEnd w:id="13"/>
      <w:r>
        <w:t xml:space="preserve"> infection map example</w:t>
      </w:r>
    </w:p>
    <w:p w:rsidR="00FC3D1F" w:rsidRDefault="00FC3D1F" w:rsidP="00FC3D1F"/>
    <w:p w:rsidR="00FC3D1F" w:rsidRDefault="00FC3D1F" w:rsidP="00D160B5">
      <w:pPr>
        <w:pStyle w:val="Heading3"/>
        <w:numPr>
          <w:ilvl w:val="1"/>
          <w:numId w:val="1"/>
        </w:numPr>
      </w:pPr>
      <w:bookmarkStart w:id="14" w:name="_Ref41493983"/>
      <w:r>
        <w:t>Run Contact Data</w:t>
      </w:r>
      <w:bookmarkEnd w:id="14"/>
    </w:p>
    <w:p w:rsidR="00FC3D1F" w:rsidRDefault="00FC3D1F" w:rsidP="00FC3D1F"/>
    <w:p w:rsidR="002E5D56" w:rsidRDefault="00E15EA0" w:rsidP="002E5D56">
      <w:pPr>
        <w:rPr>
          <w:ins w:id="15" w:author="Microsoft Office User" w:date="2020-07-30T09:05:00Z"/>
        </w:rPr>
      </w:pPr>
      <w:r>
        <w:t xml:space="preserve">The </w:t>
      </w:r>
      <w:proofErr w:type="spellStart"/>
      <w:r>
        <w:t>runContactData</w:t>
      </w:r>
      <w:proofErr w:type="spellEnd"/>
      <w:r>
        <w:t xml:space="preserve"> method within Outbreak.java is where the main calculations in the code are triggered. </w:t>
      </w:r>
    </w:p>
    <w:p w:rsidR="00E15EA0" w:rsidRDefault="00E15EA0" w:rsidP="002E5D56">
      <w:pPr>
        <w:rPr>
          <w:ins w:id="16" w:author="Microsoft Office User" w:date="2020-07-30T09:05:00Z"/>
        </w:rPr>
      </w:pPr>
    </w:p>
    <w:p w:rsidR="00E15EA0" w:rsidRDefault="00E15EA0" w:rsidP="002E5D56">
      <w:pPr>
        <w:rPr>
          <w:ins w:id="17" w:author="Microsoft Office User" w:date="2020-07-30T09:05:00Z"/>
        </w:rPr>
      </w:pPr>
    </w:p>
    <w:p w:rsidR="00E15EA0" w:rsidRDefault="00E15EA0" w:rsidP="002E5D56">
      <w:pPr>
        <w:rPr>
          <w:ins w:id="18" w:author="Microsoft Office User" w:date="2020-07-30T09:05:00Z"/>
        </w:rPr>
      </w:pPr>
      <w:r>
        <w:rPr>
          <w:noProof/>
        </w:rPr>
        <w:drawing>
          <wp:inline distT="0" distB="0" distL="0" distR="0">
            <wp:extent cx="4061069" cy="3555192"/>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7-30 at 09.18.39.png"/>
                    <pic:cNvPicPr/>
                  </pic:nvPicPr>
                  <pic:blipFill>
                    <a:blip r:embed="rId17">
                      <a:extLst>
                        <a:ext uri="{28A0092B-C50C-407E-A947-70E740481C1C}">
                          <a14:useLocalDpi xmlns:a14="http://schemas.microsoft.com/office/drawing/2010/main" val="0"/>
                        </a:ext>
                      </a:extLst>
                    </a:blip>
                    <a:stretch>
                      <a:fillRect/>
                    </a:stretch>
                  </pic:blipFill>
                  <pic:spPr>
                    <a:xfrm>
                      <a:off x="0" y="0"/>
                      <a:ext cx="4094473" cy="3584435"/>
                    </a:xfrm>
                    <a:prstGeom prst="rect">
                      <a:avLst/>
                    </a:prstGeom>
                  </pic:spPr>
                </pic:pic>
              </a:graphicData>
            </a:graphic>
          </wp:inline>
        </w:drawing>
      </w:r>
    </w:p>
    <w:p w:rsidR="00E15EA0" w:rsidRDefault="00E15EA0" w:rsidP="002E5D56"/>
    <w:p w:rsidR="001F2E6B" w:rsidRDefault="001F2E6B">
      <w:r>
        <w:br w:type="page"/>
      </w:r>
    </w:p>
    <w:p w:rsidR="00E15EA0" w:rsidRDefault="00E15EA0" w:rsidP="002E5D56"/>
    <w:p w:rsidR="001F2E6B" w:rsidRDefault="001F2E6B" w:rsidP="001F2E6B">
      <w:pPr>
        <w:pStyle w:val="Heading2"/>
        <w:numPr>
          <w:ilvl w:val="0"/>
          <w:numId w:val="1"/>
        </w:numPr>
      </w:pPr>
      <w:r>
        <w:t>Event Runner</w:t>
      </w:r>
    </w:p>
    <w:p w:rsidR="001F2E6B" w:rsidRDefault="001F2E6B" w:rsidP="001F2E6B"/>
    <w:p w:rsidR="001F2E6B" w:rsidRDefault="001F2E6B" w:rsidP="001F2E6B">
      <w:r>
        <w:t>The events within the model are handled by a group of lists that contain specific events that can occur in the model. These are:</w:t>
      </w:r>
    </w:p>
    <w:p w:rsidR="001F2E6B" w:rsidRDefault="001F2E6B" w:rsidP="001F2E6B"/>
    <w:p w:rsidR="001F2E6B" w:rsidRDefault="001F2E6B" w:rsidP="001F2E6B">
      <w:pPr>
        <w:pStyle w:val="ListParagraph"/>
        <w:numPr>
          <w:ilvl w:val="0"/>
          <w:numId w:val="12"/>
        </w:numPr>
      </w:pPr>
      <w:r>
        <w:t>Alert Event</w:t>
      </w:r>
    </w:p>
    <w:p w:rsidR="001F2E6B" w:rsidRDefault="001F2E6B" w:rsidP="001F2E6B">
      <w:pPr>
        <w:pStyle w:val="ListParagraph"/>
        <w:numPr>
          <w:ilvl w:val="0"/>
          <w:numId w:val="12"/>
        </w:numPr>
      </w:pPr>
      <w:r>
        <w:t>Contact Event</w:t>
      </w:r>
    </w:p>
    <w:p w:rsidR="001F2E6B" w:rsidRDefault="001F2E6B" w:rsidP="001F2E6B">
      <w:pPr>
        <w:pStyle w:val="ListParagraph"/>
        <w:numPr>
          <w:ilvl w:val="0"/>
          <w:numId w:val="12"/>
        </w:numPr>
      </w:pPr>
      <w:r>
        <w:t>Infection Event</w:t>
      </w:r>
    </w:p>
    <w:p w:rsidR="001F2E6B" w:rsidRDefault="001F2E6B" w:rsidP="001F2E6B">
      <w:pPr>
        <w:pStyle w:val="ListParagraph"/>
        <w:numPr>
          <w:ilvl w:val="0"/>
          <w:numId w:val="12"/>
        </w:numPr>
      </w:pPr>
      <w:r>
        <w:t>Virus Event</w:t>
      </w:r>
    </w:p>
    <w:p w:rsidR="001F2E6B" w:rsidRDefault="001F2E6B" w:rsidP="001F2E6B"/>
    <w:p w:rsidR="001F2E6B" w:rsidRDefault="001F2E6B" w:rsidP="001F2E6B">
      <w:r>
        <w:t xml:space="preserve">Each of these events are processed in different ways and can trigger other events to occur at a future time. </w:t>
      </w:r>
    </w:p>
    <w:p w:rsidR="001F2E6B" w:rsidRDefault="001F2E6B" w:rsidP="001F2E6B"/>
    <w:p w:rsidR="00DD5B3E" w:rsidRDefault="00DD5B3E" w:rsidP="001F2E6B">
      <w:pPr>
        <w:pStyle w:val="Heading2"/>
        <w:numPr>
          <w:ilvl w:val="1"/>
          <w:numId w:val="1"/>
        </w:numPr>
      </w:pPr>
      <w:r>
        <w:t>Contact Event</w:t>
      </w:r>
    </w:p>
    <w:p w:rsidR="001F2E6B" w:rsidRDefault="001F2E6B" w:rsidP="001F2E6B"/>
    <w:p w:rsidR="001F2E6B" w:rsidRDefault="001F2E6B" w:rsidP="001F2E6B">
      <w:r>
        <w:t xml:space="preserve">Contact events are set in the contacts.csv file. They involve the interaction between two people at a given time. The duration/proximity of the event is measured using the weight parameter. </w:t>
      </w:r>
    </w:p>
    <w:p w:rsidR="001F2E6B" w:rsidRDefault="001F2E6B" w:rsidP="001F2E6B"/>
    <w:p w:rsidR="001F2E6B" w:rsidRDefault="001F2E6B" w:rsidP="001F2E6B">
      <w:r>
        <w:t xml:space="preserve">When a contact event takes place the two people are assessed based on their Virus Statuses, this allows the model to assess if the contact has the potential to spread the infection. </w:t>
      </w:r>
      <w:r w:rsidR="00DD5B3E">
        <w:t xml:space="preserve">One or both of the contacts may be in isolation, so the contact may not take place. The isolation policies are expanded upon below. </w:t>
      </w:r>
    </w:p>
    <w:p w:rsidR="00DD5B3E" w:rsidRDefault="00DD5B3E" w:rsidP="001F2E6B"/>
    <w:p w:rsidR="00DD5B3E" w:rsidRDefault="00DD5B3E" w:rsidP="001F2E6B"/>
    <w:p w:rsidR="001F2E6B" w:rsidRDefault="001F2E6B" w:rsidP="001F2E6B"/>
    <w:p w:rsidR="001F2E6B" w:rsidRDefault="001F2E6B" w:rsidP="001F2E6B"/>
    <w:p w:rsidR="001F2E6B" w:rsidRDefault="001F2E6B" w:rsidP="001F2E6B"/>
    <w:p w:rsidR="001F2E6B" w:rsidRDefault="00DD5B3E" w:rsidP="001F2E6B">
      <w:r>
        <w:rPr>
          <w:noProof/>
        </w:rPr>
        <w:lastRenderedPageBreak/>
        <w:drawing>
          <wp:inline distT="0" distB="0" distL="0" distR="0">
            <wp:extent cx="5727700" cy="4681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7-30 at 09.38.24.png"/>
                    <pic:cNvPicPr/>
                  </pic:nvPicPr>
                  <pic:blipFill>
                    <a:blip r:embed="rId18">
                      <a:extLst>
                        <a:ext uri="{28A0092B-C50C-407E-A947-70E740481C1C}">
                          <a14:useLocalDpi xmlns:a14="http://schemas.microsoft.com/office/drawing/2010/main" val="0"/>
                        </a:ext>
                      </a:extLst>
                    </a:blip>
                    <a:stretch>
                      <a:fillRect/>
                    </a:stretch>
                  </pic:blipFill>
                  <pic:spPr>
                    <a:xfrm>
                      <a:off x="0" y="0"/>
                      <a:ext cx="5727700" cy="4681855"/>
                    </a:xfrm>
                    <a:prstGeom prst="rect">
                      <a:avLst/>
                    </a:prstGeom>
                  </pic:spPr>
                </pic:pic>
              </a:graphicData>
            </a:graphic>
          </wp:inline>
        </w:drawing>
      </w:r>
    </w:p>
    <w:p w:rsidR="00DD5B3E" w:rsidRDefault="00DD5B3E" w:rsidP="00DD5B3E">
      <w:pPr>
        <w:pStyle w:val="Heading2"/>
        <w:numPr>
          <w:ilvl w:val="1"/>
          <w:numId w:val="1"/>
        </w:numPr>
      </w:pPr>
      <w:r>
        <w:t>Alert Event</w:t>
      </w:r>
    </w:p>
    <w:p w:rsidR="00AC6EBA" w:rsidRDefault="00AC6EBA" w:rsidP="00AC6EBA"/>
    <w:p w:rsidR="00AC6EBA" w:rsidRDefault="003E2756" w:rsidP="00AC6EBA">
      <w:r>
        <w:t xml:space="preserve">The alert event processor is used to cycle through the states of disease alert that a member of the population can be in at any one point. </w:t>
      </w:r>
    </w:p>
    <w:p w:rsidR="00AC6EBA" w:rsidRDefault="003E2756" w:rsidP="00AC6EBA">
      <w:r>
        <w:rPr>
          <w:noProof/>
        </w:rPr>
        <w:drawing>
          <wp:inline distT="0" distB="0" distL="0" distR="0">
            <wp:extent cx="5727700" cy="12268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0-07-31 at 16.04.26.png"/>
                    <pic:cNvPicPr/>
                  </pic:nvPicPr>
                  <pic:blipFill>
                    <a:blip r:embed="rId19">
                      <a:extLst>
                        <a:ext uri="{28A0092B-C50C-407E-A947-70E740481C1C}">
                          <a14:useLocalDpi xmlns:a14="http://schemas.microsoft.com/office/drawing/2010/main" val="0"/>
                        </a:ext>
                      </a:extLst>
                    </a:blip>
                    <a:stretch>
                      <a:fillRect/>
                    </a:stretch>
                  </pic:blipFill>
                  <pic:spPr>
                    <a:xfrm>
                      <a:off x="0" y="0"/>
                      <a:ext cx="5727700" cy="1226820"/>
                    </a:xfrm>
                    <a:prstGeom prst="rect">
                      <a:avLst/>
                    </a:prstGeom>
                  </pic:spPr>
                </pic:pic>
              </a:graphicData>
            </a:graphic>
          </wp:inline>
        </w:drawing>
      </w:r>
    </w:p>
    <w:p w:rsidR="00AC6EBA" w:rsidRDefault="00AC6EBA" w:rsidP="00AC6EBA"/>
    <w:p w:rsidR="003E2756" w:rsidRDefault="003E2756" w:rsidP="00AC6EBA">
      <w:r>
        <w:t xml:space="preserve">The person has their status set to a corresponding status and the next status is calculated for a time in the future. </w:t>
      </w:r>
      <w:r w:rsidR="006C6C07">
        <w:t xml:space="preserve">The result of the test is determined by whether the individual is currently infectious and a dice roll against the accuracy of the test. The number of false positives and negatives is recorded as an output statistic. </w:t>
      </w:r>
    </w:p>
    <w:p w:rsidR="003E2756" w:rsidRDefault="003E2756" w:rsidP="00AC6EBA">
      <w:r>
        <w:rPr>
          <w:noProof/>
        </w:rPr>
        <w:lastRenderedPageBreak/>
        <w:drawing>
          <wp:inline distT="0" distB="0" distL="0" distR="0">
            <wp:extent cx="4352192" cy="3718663"/>
            <wp:effectExtent l="0" t="0" r="444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lertEvent.png"/>
                    <pic:cNvPicPr/>
                  </pic:nvPicPr>
                  <pic:blipFill>
                    <a:blip r:embed="rId20">
                      <a:extLst>
                        <a:ext uri="{28A0092B-C50C-407E-A947-70E740481C1C}">
                          <a14:useLocalDpi xmlns:a14="http://schemas.microsoft.com/office/drawing/2010/main" val="0"/>
                        </a:ext>
                      </a:extLst>
                    </a:blip>
                    <a:stretch>
                      <a:fillRect/>
                    </a:stretch>
                  </pic:blipFill>
                  <pic:spPr>
                    <a:xfrm>
                      <a:off x="0" y="0"/>
                      <a:ext cx="4362749" cy="3727684"/>
                    </a:xfrm>
                    <a:prstGeom prst="rect">
                      <a:avLst/>
                    </a:prstGeom>
                  </pic:spPr>
                </pic:pic>
              </a:graphicData>
            </a:graphic>
          </wp:inline>
        </w:drawing>
      </w:r>
    </w:p>
    <w:p w:rsidR="003E2756" w:rsidRPr="00AC6EBA" w:rsidRDefault="003E2756" w:rsidP="00AC6EBA"/>
    <w:p w:rsidR="00DD5B3E" w:rsidRDefault="00DD5B3E" w:rsidP="00DD5B3E">
      <w:pPr>
        <w:pStyle w:val="Heading2"/>
        <w:numPr>
          <w:ilvl w:val="1"/>
          <w:numId w:val="1"/>
        </w:numPr>
      </w:pPr>
      <w:r>
        <w:t>Infection Event</w:t>
      </w:r>
    </w:p>
    <w:p w:rsidR="0073426C" w:rsidRDefault="0073426C" w:rsidP="0073426C"/>
    <w:p w:rsidR="0073426C" w:rsidRPr="0073426C" w:rsidRDefault="0073426C" w:rsidP="0073426C"/>
    <w:p w:rsidR="00DD5B3E" w:rsidRDefault="00DD5B3E" w:rsidP="00DD5B3E">
      <w:pPr>
        <w:pStyle w:val="Heading2"/>
        <w:numPr>
          <w:ilvl w:val="1"/>
          <w:numId w:val="1"/>
        </w:numPr>
      </w:pPr>
      <w:r>
        <w:t>Virus Event</w:t>
      </w:r>
    </w:p>
    <w:p w:rsidR="006C6C07" w:rsidRDefault="006C6C07" w:rsidP="006C6C07"/>
    <w:p w:rsidR="006C6C07" w:rsidRPr="006C6C07" w:rsidRDefault="0073426C" w:rsidP="006C6C07">
      <w:r>
        <w:t xml:space="preserve">A virus event is the progression of the virus through in compartments. The initial infection is not included as this is an Infection Event. The processing of the event is very similar to the previous sections, with the exception of checking for alerts based on the virus status of the individual. This process creates alert events for people who have been in contact with the individual. The individual has a </w:t>
      </w:r>
      <w:proofErr w:type="spellStart"/>
      <w:r>
        <w:t>reportingCompliance</w:t>
      </w:r>
      <w:proofErr w:type="spellEnd"/>
      <w:r>
        <w:t xml:space="preserve"> field that may reduce the chance of an individual reporting symptoms. The alert checker and tracing policies are covered below.  </w:t>
      </w:r>
    </w:p>
    <w:p w:rsidR="001F2E6B" w:rsidRDefault="001F2E6B" w:rsidP="001F2E6B"/>
    <w:p w:rsidR="001F2E6B" w:rsidRDefault="001F2E6B" w:rsidP="001F2E6B"/>
    <w:p w:rsidR="001F2E6B" w:rsidRDefault="001F2E6B" w:rsidP="001F2E6B"/>
    <w:p w:rsidR="008B34F9" w:rsidRDefault="008B34F9" w:rsidP="008B34F9">
      <w:pPr>
        <w:pStyle w:val="Heading2"/>
        <w:numPr>
          <w:ilvl w:val="0"/>
          <w:numId w:val="1"/>
        </w:numPr>
      </w:pPr>
      <w:r>
        <w:t>Isolation Policy</w:t>
      </w:r>
    </w:p>
    <w:p w:rsidR="008B34F9" w:rsidRDefault="008B34F9" w:rsidP="008B34F9"/>
    <w:p w:rsidR="008B34F9" w:rsidRDefault="008B34F9" w:rsidP="008B34F9">
      <w:r>
        <w:t xml:space="preserve">The isolation policy logic is stored in the </w:t>
      </w:r>
      <w:proofErr w:type="spellStart"/>
      <w:proofErr w:type="gramStart"/>
      <w:r>
        <w:t>policy.isolation</w:t>
      </w:r>
      <w:proofErr w:type="spellEnd"/>
      <w:proofErr w:type="gramEnd"/>
      <w:r>
        <w:t xml:space="preserve"> package. A list of policies </w:t>
      </w:r>
      <w:r w:rsidR="005606C7">
        <w:t>is</w:t>
      </w:r>
      <w:r>
        <w:t xml:space="preserve"> input from the </w:t>
      </w:r>
      <w:proofErr w:type="spellStart"/>
      <w:r>
        <w:t>isolationPolicies.json</w:t>
      </w:r>
      <w:proofErr w:type="spellEnd"/>
      <w:r>
        <w:t xml:space="preserve"> file. These include policies for global, virus status, alert status and a default. The default policy will typically be to not isolate. Each policy has a priority value which allows the most relevant policy to be chosen. </w:t>
      </w:r>
    </w:p>
    <w:p w:rsidR="008B34F9" w:rsidRDefault="008B34F9" w:rsidP="008B34F9"/>
    <w:p w:rsidR="008B34F9" w:rsidRPr="008B34F9" w:rsidRDefault="008B34F9" w:rsidP="008B34F9"/>
    <w:p w:rsidR="008B34F9" w:rsidRDefault="008B34F9" w:rsidP="008B34F9">
      <w:pPr>
        <w:pStyle w:val="Heading2"/>
        <w:numPr>
          <w:ilvl w:val="1"/>
          <w:numId w:val="1"/>
        </w:numPr>
      </w:pPr>
      <w:r>
        <w:t>Global Policies</w:t>
      </w:r>
    </w:p>
    <w:p w:rsidR="008B34F9" w:rsidRDefault="008B34F9" w:rsidP="008B34F9">
      <w:r>
        <w:t xml:space="preserve">Global policies are based on the proportion of the population infected. For example, a “stay at home” policy may be put into place if more than 10% of the population are infected, </w:t>
      </w:r>
      <w:r>
        <w:lastRenderedPageBreak/>
        <w:t xml:space="preserve">whereas a “stay alert” policy may be in place if between 5-10% of the population are infected. These values are as an example and can be configured in the input. </w:t>
      </w:r>
    </w:p>
    <w:p w:rsidR="008B34F9" w:rsidRDefault="008B34F9" w:rsidP="008B34F9"/>
    <w:p w:rsidR="008B34F9" w:rsidRDefault="008B34F9" w:rsidP="008B34F9">
      <w:pPr>
        <w:pStyle w:val="Heading2"/>
        <w:numPr>
          <w:ilvl w:val="1"/>
          <w:numId w:val="1"/>
        </w:numPr>
      </w:pPr>
      <w:r>
        <w:t>Virus Status Policies</w:t>
      </w:r>
    </w:p>
    <w:p w:rsidR="008B34F9" w:rsidRPr="008B34F9" w:rsidRDefault="008B34F9" w:rsidP="008B34F9">
      <w:r>
        <w:t xml:space="preserve">An isolation policy can be defined based on the virus status of an individual. For example, symptomatic individuals may be required to stay at home for a defined period. The proportion required to isolate and duration of the isolation can be defined in the input. </w:t>
      </w:r>
    </w:p>
    <w:p w:rsidR="008B34F9" w:rsidRDefault="008B34F9"/>
    <w:p w:rsidR="008B34F9" w:rsidRDefault="008B34F9"/>
    <w:p w:rsidR="008B34F9" w:rsidRDefault="008B34F9" w:rsidP="008B34F9">
      <w:pPr>
        <w:pStyle w:val="Heading2"/>
        <w:numPr>
          <w:ilvl w:val="1"/>
          <w:numId w:val="1"/>
        </w:numPr>
      </w:pPr>
      <w:r>
        <w:t>Alert Status Policies</w:t>
      </w:r>
    </w:p>
    <w:p w:rsidR="008B34F9" w:rsidRPr="008B34F9" w:rsidRDefault="008B34F9" w:rsidP="008B34F9">
      <w:r>
        <w:t xml:space="preserve">A policy can be defined for any of the alert statuses, much like with a virus status, the proportion required to isolate and duration of the isolation can be defined in the input. </w:t>
      </w:r>
    </w:p>
    <w:p w:rsidR="008B34F9" w:rsidRPr="008B34F9" w:rsidRDefault="008B34F9" w:rsidP="008B34F9"/>
    <w:p w:rsidR="008B34F9" w:rsidRDefault="008B34F9"/>
    <w:p w:rsidR="005606C7" w:rsidRDefault="005606C7" w:rsidP="005606C7">
      <w:pPr>
        <w:pStyle w:val="Heading2"/>
        <w:numPr>
          <w:ilvl w:val="1"/>
          <w:numId w:val="1"/>
        </w:numPr>
      </w:pPr>
      <w:r>
        <w:t>Determining Isolation Policy</w:t>
      </w:r>
    </w:p>
    <w:p w:rsidR="005606C7" w:rsidRDefault="005606C7" w:rsidP="005606C7"/>
    <w:p w:rsidR="005606C7" w:rsidRPr="005606C7" w:rsidRDefault="005606C7" w:rsidP="005606C7">
      <w:r>
        <w:t xml:space="preserve">The isolation status of all individuals is stored in a map. These are used to determine if an individual has already been isolation, in which case they may not need a further isolation applied to them. </w:t>
      </w:r>
    </w:p>
    <w:p w:rsidR="005606C7" w:rsidRDefault="005606C7"/>
    <w:p w:rsidR="005606C7" w:rsidRDefault="005606C7"/>
    <w:p w:rsidR="005606C7" w:rsidRDefault="005606C7"/>
    <w:p w:rsidR="008B34F9" w:rsidRDefault="00384C0A">
      <w:r>
        <w:rPr>
          <w:noProof/>
        </w:rPr>
        <w:drawing>
          <wp:inline distT="0" distB="0" distL="0" distR="0">
            <wp:extent cx="3894992" cy="347137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0-07-30 at 12.21.31.png"/>
                    <pic:cNvPicPr/>
                  </pic:nvPicPr>
                  <pic:blipFill>
                    <a:blip r:embed="rId21">
                      <a:extLst>
                        <a:ext uri="{28A0092B-C50C-407E-A947-70E740481C1C}">
                          <a14:useLocalDpi xmlns:a14="http://schemas.microsoft.com/office/drawing/2010/main" val="0"/>
                        </a:ext>
                      </a:extLst>
                    </a:blip>
                    <a:stretch>
                      <a:fillRect/>
                    </a:stretch>
                  </pic:blipFill>
                  <pic:spPr>
                    <a:xfrm>
                      <a:off x="0" y="0"/>
                      <a:ext cx="3908752" cy="3483642"/>
                    </a:xfrm>
                    <a:prstGeom prst="rect">
                      <a:avLst/>
                    </a:prstGeom>
                  </pic:spPr>
                </pic:pic>
              </a:graphicData>
            </a:graphic>
          </wp:inline>
        </w:drawing>
      </w:r>
    </w:p>
    <w:p w:rsidR="001F2E6B" w:rsidRDefault="001F2E6B">
      <w:r>
        <w:br w:type="page"/>
      </w:r>
      <w:r w:rsidR="00384C0A">
        <w:rPr>
          <w:noProof/>
        </w:rPr>
        <w:lastRenderedPageBreak/>
        <w:drawing>
          <wp:inline distT="0" distB="0" distL="0" distR="0">
            <wp:extent cx="3195376" cy="427306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0-07-30 at 12.28.40.png"/>
                    <pic:cNvPicPr/>
                  </pic:nvPicPr>
                  <pic:blipFill>
                    <a:blip r:embed="rId22">
                      <a:extLst>
                        <a:ext uri="{28A0092B-C50C-407E-A947-70E740481C1C}">
                          <a14:useLocalDpi xmlns:a14="http://schemas.microsoft.com/office/drawing/2010/main" val="0"/>
                        </a:ext>
                      </a:extLst>
                    </a:blip>
                    <a:stretch>
                      <a:fillRect/>
                    </a:stretch>
                  </pic:blipFill>
                  <pic:spPr>
                    <a:xfrm>
                      <a:off x="0" y="0"/>
                      <a:ext cx="3203422" cy="4283821"/>
                    </a:xfrm>
                    <a:prstGeom prst="rect">
                      <a:avLst/>
                    </a:prstGeom>
                  </pic:spPr>
                </pic:pic>
              </a:graphicData>
            </a:graphic>
          </wp:inline>
        </w:drawing>
      </w:r>
    </w:p>
    <w:p w:rsidR="001F2E6B" w:rsidRDefault="001F2E6B" w:rsidP="001F2E6B"/>
    <w:p w:rsidR="000F5485" w:rsidRDefault="000F5485" w:rsidP="000F5485">
      <w:pPr>
        <w:pStyle w:val="Heading2"/>
        <w:numPr>
          <w:ilvl w:val="1"/>
          <w:numId w:val="1"/>
        </w:numPr>
      </w:pPr>
      <w:r>
        <w:t>Contact Isolation Policy</w:t>
      </w:r>
    </w:p>
    <w:p w:rsidR="00E15EA0" w:rsidRDefault="000F5485" w:rsidP="002E5D56">
      <w:r>
        <w:t>The contact isolation policy examines the isolation status of two individuals using the above logic to determine if the contact takes place. It then uses the exposure threshold as a high-pass filter to determine if the contact is long enough to expose someone to infection. A Boolean is returned as to</w:t>
      </w:r>
      <w:r w:rsidR="00F81B70">
        <w:t xml:space="preserve"> whether the contact should be considered for evaluation.</w:t>
      </w:r>
    </w:p>
    <w:p w:rsidR="00F81B70" w:rsidRDefault="00F81B70" w:rsidP="002E5D56"/>
    <w:p w:rsidR="00F81B70" w:rsidRDefault="00F81B70" w:rsidP="002E5D56">
      <w:r>
        <w:rPr>
          <w:noProof/>
        </w:rPr>
        <w:lastRenderedPageBreak/>
        <w:drawing>
          <wp:inline distT="0" distB="0" distL="0" distR="0">
            <wp:extent cx="3481423" cy="4455990"/>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0-07-30 at 13.53.00.png"/>
                    <pic:cNvPicPr/>
                  </pic:nvPicPr>
                  <pic:blipFill>
                    <a:blip r:embed="rId23">
                      <a:extLst>
                        <a:ext uri="{28A0092B-C50C-407E-A947-70E740481C1C}">
                          <a14:useLocalDpi xmlns:a14="http://schemas.microsoft.com/office/drawing/2010/main" val="0"/>
                        </a:ext>
                      </a:extLst>
                    </a:blip>
                    <a:stretch>
                      <a:fillRect/>
                    </a:stretch>
                  </pic:blipFill>
                  <pic:spPr>
                    <a:xfrm>
                      <a:off x="0" y="0"/>
                      <a:ext cx="3493723" cy="4471733"/>
                    </a:xfrm>
                    <a:prstGeom prst="rect">
                      <a:avLst/>
                    </a:prstGeom>
                  </pic:spPr>
                </pic:pic>
              </a:graphicData>
            </a:graphic>
          </wp:inline>
        </w:drawing>
      </w:r>
    </w:p>
    <w:p w:rsidR="0073426C" w:rsidRDefault="0073426C" w:rsidP="0073426C">
      <w:pPr>
        <w:pStyle w:val="Heading2"/>
        <w:numPr>
          <w:ilvl w:val="0"/>
          <w:numId w:val="1"/>
        </w:numPr>
      </w:pPr>
      <w:r>
        <w:t>Tracing</w:t>
      </w:r>
      <w:r>
        <w:t xml:space="preserve"> Policy</w:t>
      </w:r>
    </w:p>
    <w:p w:rsidR="005B669B" w:rsidRDefault="005B669B" w:rsidP="002E5D56"/>
    <w:p w:rsidR="0073426C" w:rsidRDefault="0073426C" w:rsidP="002E5D56">
      <w:bookmarkStart w:id="19" w:name="_GoBack"/>
      <w:r>
        <w:t xml:space="preserve">A tracing policy is triggered when an </w:t>
      </w:r>
      <w:proofErr w:type="gramStart"/>
      <w:r>
        <w:t>individual reports</w:t>
      </w:r>
      <w:proofErr w:type="gramEnd"/>
      <w:r>
        <w:t xml:space="preserve"> themselves as having symptoms. The policy input has been covered above. A combination of Virus and Alert statuses are used to trigger contact tracing. It is possible to look back through the contacts over a number of days and inform individuals that they should isolate. </w:t>
      </w:r>
    </w:p>
    <w:bookmarkEnd w:id="19"/>
    <w:p w:rsidR="005B669B" w:rsidRDefault="005B669B" w:rsidP="002E5D56"/>
    <w:p w:rsidR="0073426C" w:rsidRDefault="0073426C" w:rsidP="002E5D56">
      <w:pPr>
        <w:rPr>
          <w:ins w:id="20" w:author="Microsoft Office User" w:date="2020-07-30T09:05:00Z"/>
        </w:rPr>
      </w:pPr>
      <w:r>
        <w:rPr>
          <w:noProof/>
        </w:rPr>
        <w:drawing>
          <wp:inline distT="0" distB="0" distL="0" distR="0">
            <wp:extent cx="3016209" cy="25790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eckForAlert.png"/>
                    <pic:cNvPicPr/>
                  </pic:nvPicPr>
                  <pic:blipFill>
                    <a:blip r:embed="rId24">
                      <a:extLst>
                        <a:ext uri="{28A0092B-C50C-407E-A947-70E740481C1C}">
                          <a14:useLocalDpi xmlns:a14="http://schemas.microsoft.com/office/drawing/2010/main" val="0"/>
                        </a:ext>
                      </a:extLst>
                    </a:blip>
                    <a:stretch>
                      <a:fillRect/>
                    </a:stretch>
                  </pic:blipFill>
                  <pic:spPr>
                    <a:xfrm>
                      <a:off x="0" y="0"/>
                      <a:ext cx="3027576" cy="2588797"/>
                    </a:xfrm>
                    <a:prstGeom prst="rect">
                      <a:avLst/>
                    </a:prstGeom>
                  </pic:spPr>
                </pic:pic>
              </a:graphicData>
            </a:graphic>
          </wp:inline>
        </w:drawing>
      </w:r>
    </w:p>
    <w:p w:rsidR="00E15EA0" w:rsidRDefault="00E15EA0" w:rsidP="002E5D56"/>
    <w:p w:rsidR="002E5D56" w:rsidRDefault="002E5D56" w:rsidP="000F5485">
      <w:pPr>
        <w:pStyle w:val="Heading2"/>
        <w:numPr>
          <w:ilvl w:val="0"/>
          <w:numId w:val="1"/>
        </w:numPr>
      </w:pPr>
      <w:r>
        <w:lastRenderedPageBreak/>
        <w:t>Assumptions</w:t>
      </w:r>
    </w:p>
    <w:p w:rsidR="002E5D56" w:rsidRDefault="002E5D56" w:rsidP="002E5D56"/>
    <w:p w:rsidR="002E5D56" w:rsidRDefault="002E5D56" w:rsidP="002E5D56">
      <w:pPr>
        <w:pStyle w:val="ListParagraph"/>
        <w:numPr>
          <w:ilvl w:val="0"/>
          <w:numId w:val="6"/>
        </w:numPr>
      </w:pPr>
      <w:r>
        <w:t>At present, contacts do not use the compliance field and obey alert status absolutely.</w:t>
      </w:r>
    </w:p>
    <w:p w:rsidR="00222F5A" w:rsidRDefault="00222F5A" w:rsidP="002E5D56">
      <w:pPr>
        <w:pStyle w:val="ListParagraph"/>
        <w:numPr>
          <w:ilvl w:val="0"/>
          <w:numId w:val="6"/>
        </w:numPr>
      </w:pPr>
      <w:r>
        <w:t>A person tested when not detectable, who subsequently dies does not have their contacts alerted</w:t>
      </w:r>
    </w:p>
    <w:p w:rsidR="00222F5A" w:rsidRDefault="00222F5A" w:rsidP="002E5D56">
      <w:pPr>
        <w:pStyle w:val="ListParagraph"/>
        <w:numPr>
          <w:ilvl w:val="0"/>
          <w:numId w:val="6"/>
        </w:numPr>
      </w:pPr>
      <w:r>
        <w:t>Dice roll against health for infection type (gender and age should be included)</w:t>
      </w:r>
    </w:p>
    <w:p w:rsidR="00511DAD" w:rsidRDefault="00222F5A" w:rsidP="00511DAD">
      <w:pPr>
        <w:pStyle w:val="ListParagraph"/>
        <w:numPr>
          <w:ilvl w:val="0"/>
          <w:numId w:val="6"/>
        </w:numPr>
      </w:pPr>
      <w:r>
        <w:t>Dice roll against health for recovered/death (gender and age should be included)</w:t>
      </w:r>
    </w:p>
    <w:p w:rsidR="00511DAD" w:rsidRDefault="00511DAD" w:rsidP="00511DAD">
      <w:pPr>
        <w:pStyle w:val="ListParagraph"/>
        <w:numPr>
          <w:ilvl w:val="0"/>
          <w:numId w:val="6"/>
        </w:numPr>
      </w:pPr>
      <w:r>
        <w:t>Test positive is the final stage. Should we consider immunity?</w:t>
      </w:r>
    </w:p>
    <w:p w:rsidR="00511DAD" w:rsidRDefault="00511DAD" w:rsidP="001D6F7D"/>
    <w:p w:rsidR="0087127F" w:rsidRDefault="0087127F" w:rsidP="0087127F"/>
    <w:p w:rsidR="0087127F" w:rsidRDefault="0087127F" w:rsidP="000F5485">
      <w:pPr>
        <w:pStyle w:val="Heading2"/>
        <w:numPr>
          <w:ilvl w:val="0"/>
          <w:numId w:val="1"/>
        </w:numPr>
      </w:pPr>
      <w:r>
        <w:t>Document version history</w:t>
      </w:r>
    </w:p>
    <w:p w:rsidR="0087127F" w:rsidRDefault="0087127F" w:rsidP="0087127F"/>
    <w:p w:rsidR="0087127F" w:rsidRPr="00582699" w:rsidRDefault="0087127F" w:rsidP="0087127F">
      <w:r>
        <w:t>Version 1 – drafted 27 May 2020</w:t>
      </w:r>
    </w:p>
    <w:p w:rsidR="0087127F" w:rsidRPr="002E5D56" w:rsidRDefault="0087127F" w:rsidP="001D6F7D"/>
    <w:sectPr w:rsidR="0087127F" w:rsidRPr="002E5D56" w:rsidSect="001A0B81">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38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A02F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E37450"/>
    <w:multiLevelType w:val="hybridMultilevel"/>
    <w:tmpl w:val="5EFA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869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C105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52C81"/>
    <w:multiLevelType w:val="hybridMultilevel"/>
    <w:tmpl w:val="F4CA9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442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EE72D9"/>
    <w:multiLevelType w:val="hybridMultilevel"/>
    <w:tmpl w:val="5FBC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314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7A56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18B7C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A974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F85FB3"/>
    <w:multiLevelType w:val="hybridMultilevel"/>
    <w:tmpl w:val="5EFA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5E735F"/>
    <w:multiLevelType w:val="hybridMultilevel"/>
    <w:tmpl w:val="CD5E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D0A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324A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C1B19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A827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14"/>
  </w:num>
  <w:num w:numId="3">
    <w:abstractNumId w:val="4"/>
  </w:num>
  <w:num w:numId="4">
    <w:abstractNumId w:val="10"/>
  </w:num>
  <w:num w:numId="5">
    <w:abstractNumId w:val="15"/>
  </w:num>
  <w:num w:numId="6">
    <w:abstractNumId w:val="13"/>
  </w:num>
  <w:num w:numId="7">
    <w:abstractNumId w:val="7"/>
  </w:num>
  <w:num w:numId="8">
    <w:abstractNumId w:val="5"/>
  </w:num>
  <w:num w:numId="9">
    <w:abstractNumId w:val="6"/>
  </w:num>
  <w:num w:numId="10">
    <w:abstractNumId w:val="17"/>
  </w:num>
  <w:num w:numId="11">
    <w:abstractNumId w:val="8"/>
  </w:num>
  <w:num w:numId="12">
    <w:abstractNumId w:val="2"/>
  </w:num>
  <w:num w:numId="13">
    <w:abstractNumId w:val="12"/>
  </w:num>
  <w:num w:numId="14">
    <w:abstractNumId w:val="0"/>
  </w:num>
  <w:num w:numId="15">
    <w:abstractNumId w:val="16"/>
  </w:num>
  <w:num w:numId="16">
    <w:abstractNumId w:val="1"/>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699"/>
    <w:rsid w:val="00030EDF"/>
    <w:rsid w:val="00055F89"/>
    <w:rsid w:val="00096E8B"/>
    <w:rsid w:val="000C32A4"/>
    <w:rsid w:val="000F5485"/>
    <w:rsid w:val="001A0B81"/>
    <w:rsid w:val="001D6F7D"/>
    <w:rsid w:val="001F2E6B"/>
    <w:rsid w:val="00222F5A"/>
    <w:rsid w:val="00282DD0"/>
    <w:rsid w:val="002E5D56"/>
    <w:rsid w:val="00344156"/>
    <w:rsid w:val="00384C0A"/>
    <w:rsid w:val="00387FD5"/>
    <w:rsid w:val="003C5A3F"/>
    <w:rsid w:val="003E2756"/>
    <w:rsid w:val="004178CA"/>
    <w:rsid w:val="0049718E"/>
    <w:rsid w:val="004C0489"/>
    <w:rsid w:val="004F5383"/>
    <w:rsid w:val="00511DAD"/>
    <w:rsid w:val="005606C7"/>
    <w:rsid w:val="00582699"/>
    <w:rsid w:val="005B669B"/>
    <w:rsid w:val="006C6C07"/>
    <w:rsid w:val="0073426C"/>
    <w:rsid w:val="00763958"/>
    <w:rsid w:val="00852D0D"/>
    <w:rsid w:val="0087127F"/>
    <w:rsid w:val="008B34F9"/>
    <w:rsid w:val="00907C9A"/>
    <w:rsid w:val="00966D65"/>
    <w:rsid w:val="00A26236"/>
    <w:rsid w:val="00A54870"/>
    <w:rsid w:val="00AC6EBA"/>
    <w:rsid w:val="00AF5577"/>
    <w:rsid w:val="00B57750"/>
    <w:rsid w:val="00C14530"/>
    <w:rsid w:val="00CE088D"/>
    <w:rsid w:val="00D00D47"/>
    <w:rsid w:val="00D160B5"/>
    <w:rsid w:val="00DD5B3E"/>
    <w:rsid w:val="00DE0249"/>
    <w:rsid w:val="00E15EA0"/>
    <w:rsid w:val="00EC45E2"/>
    <w:rsid w:val="00EF6820"/>
    <w:rsid w:val="00F81B70"/>
    <w:rsid w:val="00FC3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4817"/>
  <w14:defaultImageDpi w14:val="32767"/>
  <w15:chartTrackingRefBased/>
  <w15:docId w15:val="{CB94B170-C739-8840-9A28-E8A5E7A4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69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26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269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2DD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82699"/>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582699"/>
    <w:pPr>
      <w:spacing w:after="200"/>
    </w:pPr>
    <w:rPr>
      <w:i/>
      <w:iCs/>
      <w:color w:val="44546A" w:themeColor="text2"/>
      <w:sz w:val="18"/>
      <w:szCs w:val="18"/>
    </w:rPr>
  </w:style>
  <w:style w:type="character" w:customStyle="1" w:styleId="Heading3Char">
    <w:name w:val="Heading 3 Char"/>
    <w:basedOn w:val="DefaultParagraphFont"/>
    <w:link w:val="Heading3"/>
    <w:uiPriority w:val="9"/>
    <w:rsid w:val="00582699"/>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82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2DD0"/>
    <w:rPr>
      <w:color w:val="808080"/>
    </w:rPr>
  </w:style>
  <w:style w:type="character" w:customStyle="1" w:styleId="Heading4Char">
    <w:name w:val="Heading 4 Char"/>
    <w:basedOn w:val="DefaultParagraphFont"/>
    <w:link w:val="Heading4"/>
    <w:uiPriority w:val="9"/>
    <w:rsid w:val="00282DD0"/>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C4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5E2"/>
    <w:rPr>
      <w:rFonts w:ascii="Courier New" w:eastAsia="Times New Roman" w:hAnsi="Courier New" w:cs="Courier New"/>
      <w:sz w:val="20"/>
      <w:szCs w:val="20"/>
    </w:rPr>
  </w:style>
  <w:style w:type="paragraph" w:styleId="ListParagraph">
    <w:name w:val="List Paragraph"/>
    <w:basedOn w:val="Normal"/>
    <w:uiPriority w:val="34"/>
    <w:qFormat/>
    <w:rsid w:val="0049718E"/>
    <w:pPr>
      <w:ind w:left="720"/>
      <w:contextualSpacing/>
    </w:pPr>
  </w:style>
  <w:style w:type="paragraph" w:styleId="BalloonText">
    <w:name w:val="Balloon Text"/>
    <w:basedOn w:val="Normal"/>
    <w:link w:val="BalloonTextChar"/>
    <w:uiPriority w:val="99"/>
    <w:semiHidden/>
    <w:unhideWhenUsed/>
    <w:rsid w:val="00E15EA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5EA0"/>
    <w:rPr>
      <w:rFonts w:ascii="Times New Roman" w:hAnsi="Times New Roman" w:cs="Times New Roman"/>
      <w:sz w:val="18"/>
      <w:szCs w:val="18"/>
    </w:rPr>
  </w:style>
  <w:style w:type="paragraph" w:styleId="Revision">
    <w:name w:val="Revision"/>
    <w:hidden/>
    <w:uiPriority w:val="99"/>
    <w:semiHidden/>
    <w:rsid w:val="00E15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233526">
      <w:bodyDiv w:val="1"/>
      <w:marLeft w:val="0"/>
      <w:marRight w:val="0"/>
      <w:marTop w:val="0"/>
      <w:marBottom w:val="0"/>
      <w:divBdr>
        <w:top w:val="none" w:sz="0" w:space="0" w:color="auto"/>
        <w:left w:val="none" w:sz="0" w:space="0" w:color="auto"/>
        <w:bottom w:val="none" w:sz="0" w:space="0" w:color="auto"/>
        <w:right w:val="none" w:sz="0" w:space="0" w:color="auto"/>
      </w:divBdr>
    </w:div>
    <w:div w:id="1116603219">
      <w:bodyDiv w:val="1"/>
      <w:marLeft w:val="0"/>
      <w:marRight w:val="0"/>
      <w:marTop w:val="0"/>
      <w:marBottom w:val="0"/>
      <w:divBdr>
        <w:top w:val="none" w:sz="0" w:space="0" w:color="auto"/>
        <w:left w:val="none" w:sz="0" w:space="0" w:color="auto"/>
        <w:bottom w:val="none" w:sz="0" w:space="0" w:color="auto"/>
        <w:right w:val="none" w:sz="0" w:space="0" w:color="auto"/>
      </w:divBdr>
    </w:div>
    <w:div w:id="134382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A1DEE-AB05-D944-8D9D-C7E452E0F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sb00020@googlemail.com</dc:creator>
  <cp:keywords/>
  <dc:description/>
  <cp:lastModifiedBy>Microsoft Office User</cp:lastModifiedBy>
  <cp:revision>16</cp:revision>
  <dcterms:created xsi:type="dcterms:W3CDTF">2020-05-27T10:27:00Z</dcterms:created>
  <dcterms:modified xsi:type="dcterms:W3CDTF">2020-08-01T01:04:00Z</dcterms:modified>
</cp:coreProperties>
</file>